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87F8E9" w14:textId="56FEAC2A" w:rsidR="00A52B40" w:rsidRDefault="70938659" w:rsidP="006F0013">
      <w:pPr>
        <w:spacing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AD2EED"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  <w:t>Power Density</w:t>
      </w:r>
      <w:r w:rsidRPr="0036583F">
        <w:rPr>
          <w:rFonts w:ascii="Times New Roman" w:eastAsia="Times New Roman" w:hAnsi="Times New Roman" w:cs="Times New Roman"/>
          <w:sz w:val="18"/>
          <w:szCs w:val="18"/>
        </w:rPr>
        <w:t xml:space="preserve"> at distance </w:t>
      </w:r>
      <m:oMath>
        <m:r>
          <w:rPr>
            <w:rFonts w:ascii="Cambria Math" w:eastAsia="Times New Roman" w:hAnsi="Cambria Math" w:cs="Times New Roman"/>
            <w:sz w:val="18"/>
            <w:szCs w:val="18"/>
          </w:rPr>
          <m:t>d</m:t>
        </m:r>
      </m:oMath>
      <w:r w:rsidR="0036583F" w:rsidRPr="0036583F">
        <w:rPr>
          <w:rFonts w:ascii="Times New Roman" w:eastAsia="Times New Roman" w:hAnsi="Times New Roman" w:cs="Times New Roman"/>
          <w:sz w:val="18"/>
          <w:szCs w:val="18"/>
        </w:rPr>
        <w:t xml:space="preserve"> from a radiator: </w:t>
      </w:r>
      <m:oMath>
        <m:r>
          <w:rPr>
            <w:rFonts w:ascii="Cambria Math" w:eastAsia="Times New Roman" w:hAnsi="Cambria Math" w:cs="Times New Roman"/>
            <w:sz w:val="18"/>
            <w:szCs w:val="18"/>
          </w:rPr>
          <m:t>P=</m:t>
        </m:r>
        <m:f>
          <m:f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t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4</m:t>
            </m:r>
            <m:r>
              <w:rPr>
                <w:rFonts w:ascii="Cambria Math" w:eastAsia="Times New Roman" w:hAnsi="Cambria Math" w:cs="Times New Roman"/>
                <w:sz w:val="18"/>
                <w:szCs w:val="18"/>
                <w:lang w:val="el-GR"/>
              </w:rPr>
              <m:t>π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  <w:lang w:eastAsia="zh-CN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eastAsia="zh-CN"/>
                  </w:rPr>
                  <m:t>d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eastAsia="zh-CN"/>
                  </w:rPr>
                  <m:t>2</m:t>
                </m:r>
              </m:sup>
            </m:sSup>
          </m:den>
        </m:f>
      </m:oMath>
      <w:r w:rsidR="000C4E7C">
        <w:rPr>
          <w:rFonts w:ascii="Times New Roman" w:eastAsia="Times New Roman" w:hAnsi="Times New Roman" w:cs="Times New Roman"/>
          <w:sz w:val="18"/>
          <w:szCs w:val="18"/>
        </w:rPr>
        <w:t xml:space="preserve"> ; Far-field (far from transmitter</w:t>
      </w:r>
      <w:r w:rsidR="003C7B12">
        <w:rPr>
          <w:rFonts w:ascii="Times New Roman" w:eastAsia="Times New Roman" w:hAnsi="Times New Roman" w:cs="Times New Roman"/>
          <w:sz w:val="18"/>
          <w:szCs w:val="18"/>
        </w:rPr>
        <w:t xml:space="preserve">) power density: </w:t>
      </w:r>
      <m:oMath>
        <m:r>
          <w:rPr>
            <w:rFonts w:ascii="Cambria Math" w:eastAsia="Times New Roman" w:hAnsi="Cambria Math" w:cs="Times New Roman"/>
            <w:sz w:val="18"/>
            <w:szCs w:val="18"/>
          </w:rPr>
          <m:t>P=</m:t>
        </m:r>
        <m:f>
          <m:f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t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G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t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4</m:t>
            </m:r>
            <m:r>
              <w:rPr>
                <w:rFonts w:ascii="Cambria Math" w:eastAsia="Times New Roman" w:hAnsi="Cambria Math" w:cs="Times New Roman"/>
                <w:sz w:val="18"/>
                <w:szCs w:val="18"/>
                <w:lang w:val="el-GR"/>
              </w:rPr>
              <m:t>π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  <w:lang w:eastAsia="zh-CN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eastAsia="zh-CN"/>
                  </w:rPr>
                  <m:t>d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eastAsia="zh-CN"/>
                  </w:rPr>
                  <m:t>2</m:t>
                </m:r>
              </m:sup>
            </m:sSup>
          </m:den>
        </m:f>
      </m:oMath>
      <w:r w:rsidR="00A455DD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18"/>
            <w:szCs w:val="18"/>
          </w:rPr>
          <m:t>c</m:t>
        </m:r>
        <m:r>
          <w:rPr>
            <w:rFonts w:ascii="Cambria Math" w:eastAsia="Times New Roman" w:hAnsi="Cambria Math" w:cs="Times New Roman"/>
            <w:sz w:val="18"/>
            <w:szCs w:val="18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sz w:val="18"/>
            <w:szCs w:val="18"/>
          </w:rPr>
          <m:t>f⋅λ,Δϕ=</m:t>
        </m:r>
        <m:f>
          <m:fPr>
            <m:ctrlPr>
              <w:rPr>
                <w:rFonts w:ascii="Cambria Math" w:eastAsia="Times New Roman" w:hAnsi="Cambria Math" w:cs="Times New Roman"/>
                <w:sz w:val="18"/>
                <w:szCs w:val="18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18"/>
                <w:szCs w:val="18"/>
              </w:rPr>
              <m:t>2πΔd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18"/>
                <w:szCs w:val="18"/>
              </w:rPr>
              <m:t>λ</m:t>
            </m:r>
          </m:den>
        </m:f>
      </m:oMath>
    </w:p>
    <w:p w14:paraId="599C9051" w14:textId="77777777" w:rsidR="002C29D8" w:rsidRDefault="00A52B40" w:rsidP="006F0013">
      <w:pPr>
        <w:spacing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AD2EED"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  <w:t>Ideal Dish Antenna: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r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d</m:t>
            </m:r>
          </m:e>
        </m:d>
        <m:r>
          <w:rPr>
            <w:rFonts w:ascii="Cambria Math" w:eastAsia="Times New Roman" w:hAnsi="Cambria Math" w:cs="Times New Roman"/>
            <w:sz w:val="18"/>
            <w:szCs w:val="18"/>
          </w:rPr>
          <m:t>=P=</m:t>
        </m:r>
        <m:f>
          <m:f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t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G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t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d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4</m:t>
            </m:r>
            <m:r>
              <w:rPr>
                <w:rFonts w:ascii="Cambria Math" w:eastAsia="Times New Roman" w:hAnsi="Cambria Math" w:cs="Times New Roman"/>
                <w:sz w:val="18"/>
                <w:szCs w:val="18"/>
                <w:lang w:val="el-GR"/>
              </w:rPr>
              <m:t>π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  <w:lang w:eastAsia="zh-CN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eastAsia="zh-CN"/>
                  </w:rPr>
                  <m:t>d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eastAsia="zh-CN"/>
                  </w:rPr>
                  <m:t>2</m:t>
                </m:r>
              </m:sup>
            </m:sSup>
          </m:den>
        </m:f>
      </m:oMath>
      <w:r w:rsidR="00BD2839">
        <w:rPr>
          <w:rFonts w:ascii="Times New Roman" w:eastAsia="Times New Roman" w:hAnsi="Times New Roman" w:cs="Times New Roman"/>
          <w:sz w:val="18"/>
          <w:szCs w:val="18"/>
        </w:rPr>
        <w:t>;</w:t>
      </w:r>
      <w:r w:rsidR="00DF33D5">
        <w:rPr>
          <w:rFonts w:ascii="Times New Roman" w:eastAsia="Times New Roman" w:hAnsi="Times New Roman" w:cs="Times New Roman"/>
          <w:sz w:val="18"/>
          <w:szCs w:val="18"/>
        </w:rPr>
        <w:t xml:space="preserve"> for practical antennas,</w:t>
      </w:r>
      <w:r w:rsidR="009B5881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e</m:t>
            </m:r>
          </m:sub>
        </m:sSub>
      </m:oMath>
      <w:r w:rsidR="006E039C">
        <w:rPr>
          <w:rFonts w:ascii="Times New Roman" w:eastAsia="Times New Roman" w:hAnsi="Times New Roman" w:cs="Times New Roman"/>
          <w:sz w:val="18"/>
          <w:szCs w:val="18"/>
        </w:rPr>
        <w:t xml:space="preserve"> replaces area;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e</m:t>
            </m:r>
          </m:sub>
        </m:sSub>
        <m:r>
          <w:rPr>
            <w:rFonts w:ascii="Cambria Math" w:eastAsia="Times New Roman" w:hAnsi="Cambria Math" w:cs="Times New Roman"/>
            <w:sz w:val="18"/>
            <w:szCs w:val="1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G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r</m:t>
                </m:r>
              </m:sub>
            </m:sSub>
            <m:sSup>
              <m:sSupPr>
                <m:ctrlP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val="el-GR"/>
                  </w:rPr>
                  <m:t>λ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eastAsia="zh-CN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18"/>
                <w:szCs w:val="18"/>
              </w:rPr>
              <m:t xml:space="preserve"> </m:t>
            </m:r>
          </m:num>
          <m:den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4</m:t>
            </m:r>
            <m:r>
              <w:rPr>
                <w:rFonts w:ascii="Cambria Math" w:eastAsia="Times New Roman" w:hAnsi="Cambria Math" w:cs="Times New Roman"/>
                <w:sz w:val="18"/>
                <w:szCs w:val="18"/>
                <w:lang w:val="el-GR"/>
              </w:rPr>
              <m:t>π</m:t>
            </m:r>
          </m:den>
        </m:f>
      </m:oMath>
      <w:r w:rsidR="006E039C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9B5881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</w:p>
    <w:p w14:paraId="4AF7E3BC" w14:textId="0A7F884C" w:rsidR="001E5F98" w:rsidRDefault="001E5F98" w:rsidP="7571D4C8">
      <w:pPr>
        <w:spacing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Received Power at distance</w:t>
      </w:r>
      <w:r w:rsidR="00780DA2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m:oMath>
        <m:r>
          <w:rPr>
            <w:rFonts w:ascii="Cambria Math" w:eastAsia="Times New Roman" w:hAnsi="Cambria Math" w:cs="Times New Roman"/>
            <w:sz w:val="18"/>
            <w:szCs w:val="18"/>
          </w:rPr>
          <m:t>d</m:t>
        </m:r>
      </m:oMath>
      <w:r w:rsidR="00780DA2">
        <w:rPr>
          <w:rFonts w:ascii="Times New Roman" w:eastAsia="Times New Roman" w:hAnsi="Times New Roman" w:cs="Times New Roman"/>
          <w:sz w:val="18"/>
          <w:szCs w:val="18"/>
        </w:rPr>
        <w:t xml:space="preserve"> (Friis Free Space Equation):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r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d</m:t>
            </m:r>
          </m:e>
        </m:d>
        <m:r>
          <w:rPr>
            <w:rFonts w:ascii="Cambria Math" w:eastAsia="Times New Roman" w:hAnsi="Cambria Math" w:cs="Times New Roman"/>
            <w:sz w:val="18"/>
            <w:szCs w:val="1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t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G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t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G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r</m:t>
                </m:r>
              </m:sub>
            </m:sSub>
            <m:sSup>
              <m:sSupPr>
                <m:ctrlP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val="el-GR"/>
                  </w:rPr>
                  <m:t>λ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eastAsia="zh-CN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(4</m:t>
            </m:r>
            <m:r>
              <w:rPr>
                <w:rFonts w:ascii="Cambria Math" w:eastAsia="Times New Roman" w:hAnsi="Cambria Math" w:cs="Times New Roman"/>
                <w:sz w:val="18"/>
                <w:szCs w:val="18"/>
                <w:lang w:val="el-GR"/>
              </w:rPr>
              <m:t>π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  <w:lang w:eastAsia="zh-CN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eastAsia="zh-CN"/>
                  </w:rPr>
                  <m:t>d)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eastAsia="zh-CN"/>
                  </w:rPr>
                  <m:t>2</m:t>
                </m:r>
              </m:sup>
            </m:sSup>
          </m:den>
        </m:f>
      </m:oMath>
    </w:p>
    <w:p w14:paraId="20FCCA71" w14:textId="0A7F884C" w:rsidR="00CA64B9" w:rsidRDefault="00CA64B9" w:rsidP="006F0013">
      <w:pPr>
        <w:spacing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Decib</w:t>
      </w:r>
      <w:r w:rsidR="00BC6D41">
        <w:rPr>
          <w:rFonts w:ascii="Times New Roman" w:eastAsia="Times New Roman" w:hAnsi="Times New Roman" w:cs="Times New Roman"/>
          <w:sz w:val="18"/>
          <w:szCs w:val="18"/>
        </w:rPr>
        <w:t xml:space="preserve">el Notation: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G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dB</m:t>
            </m:r>
          </m:sub>
        </m:sSub>
        <m:r>
          <w:rPr>
            <w:rFonts w:ascii="Cambria Math" w:eastAsia="Times New Roman" w:hAnsi="Cambria Math" w:cs="Times New Roman"/>
            <w:sz w:val="18"/>
            <w:szCs w:val="18"/>
          </w:rPr>
          <m:t>=10</m:t>
        </m:r>
        <m:func>
          <m:func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funcPr>
          <m:fName>
            <m:sSub>
              <m:sSubPr>
                <m:ctrlP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log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10</m:t>
                </m:r>
              </m:sub>
            </m:sSub>
          </m:fName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G</m:t>
            </m:r>
          </m:e>
        </m:func>
      </m:oMath>
      <w:r w:rsidR="00D178B8">
        <w:rPr>
          <w:rFonts w:ascii="Times New Roman" w:eastAsia="Times New Roman" w:hAnsi="Times New Roman" w:cs="Times New Roman"/>
          <w:sz w:val="18"/>
          <w:szCs w:val="18"/>
        </w:rPr>
        <w:t xml:space="preserve">; </w:t>
      </w:r>
      <m:oMath>
        <m:r>
          <w:rPr>
            <w:rFonts w:ascii="Cambria Math" w:eastAsia="Times New Roman" w:hAnsi="Cambria Math" w:cs="Times New Roman"/>
            <w:sz w:val="18"/>
            <w:szCs w:val="18"/>
          </w:rPr>
          <m:t>G=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10</m:t>
            </m:r>
          </m:e>
          <m:sup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G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dB</m:t>
                    </m:r>
                  </m:sub>
                </m:sSub>
              </m:num>
              <m:den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10</m:t>
                </m:r>
              </m:den>
            </m:f>
          </m:sup>
        </m:sSup>
      </m:oMath>
      <w:r w:rsidR="00683E46">
        <w:rPr>
          <w:rFonts w:ascii="Times New Roman" w:eastAsia="Times New Roman" w:hAnsi="Times New Roman" w:cs="Times New Roman"/>
          <w:sz w:val="18"/>
          <w:szCs w:val="18"/>
        </w:rPr>
        <w:t>;</w:t>
      </w:r>
    </w:p>
    <w:p w14:paraId="69402B4E" w14:textId="1C9A32C4" w:rsidR="00685D3F" w:rsidRPr="00A52B40" w:rsidRDefault="00E16F18" w:rsidP="4BD80CBE">
      <w:pPr>
        <w:rPr>
          <w:rFonts w:ascii="Times New Roman" w:eastAsia="Times New Roman" w:hAnsi="Times New Roman" w:cs="Times New Roman"/>
          <w:sz w:val="18"/>
          <w:szCs w:val="1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dBm</m:t>
            </m:r>
          </m:sub>
        </m:sSub>
        <m:r>
          <w:rPr>
            <w:rFonts w:ascii="Cambria Math" w:eastAsia="Times New Roman" w:hAnsi="Cambria Math" w:cs="Times New Roman"/>
            <w:sz w:val="18"/>
            <w:szCs w:val="18"/>
          </w:rPr>
          <m:t>=10</m:t>
        </m:r>
        <m:func>
          <m:func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funcPr>
          <m:fName>
            <m:sSub>
              <m:sSubPr>
                <m:ctrlP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log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10</m:t>
                </m:r>
              </m:sub>
            </m:sSub>
          </m:fName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mW</m:t>
                </m:r>
              </m:sub>
            </m:sSub>
          </m:e>
        </m:func>
      </m:oMath>
      <w:r w:rsidR="00993467">
        <w:rPr>
          <w:rFonts w:ascii="Times New Roman" w:eastAsia="Times New Roman" w:hAnsi="Times New Roman" w:cs="Times New Roman"/>
          <w:sz w:val="18"/>
          <w:szCs w:val="18"/>
        </w:rPr>
        <w:t xml:space="preserve">;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dBW</m:t>
            </m:r>
          </m:sub>
        </m:sSub>
        <m:r>
          <w:rPr>
            <w:rFonts w:ascii="Cambria Math" w:eastAsia="Times New Roman" w:hAnsi="Cambria Math" w:cs="Times New Roman"/>
            <w:sz w:val="18"/>
            <w:szCs w:val="18"/>
          </w:rPr>
          <m:t>=10</m:t>
        </m:r>
        <m:func>
          <m:func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funcPr>
          <m:fName>
            <m:sSub>
              <m:sSubPr>
                <m:ctrlP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log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10</m:t>
                </m:r>
              </m:sub>
            </m:sSub>
          </m:fName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W</m:t>
                </m:r>
              </m:sub>
            </m:sSub>
          </m:e>
        </m:func>
      </m:oMath>
      <w:r w:rsidR="00337270">
        <w:rPr>
          <w:rFonts w:ascii="Times New Roman" w:eastAsia="Times New Roman" w:hAnsi="Times New Roman" w:cs="Times New Roman"/>
          <w:sz w:val="18"/>
          <w:szCs w:val="18"/>
        </w:rPr>
        <w:t xml:space="preserve">;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dBm</m:t>
            </m:r>
          </m:sub>
        </m:sSub>
        <m:r>
          <w:rPr>
            <w:rFonts w:ascii="Cambria Math" w:eastAsia="Times New Roman" w:hAnsi="Cambria Math" w:cs="Times New Roman"/>
            <w:sz w:val="18"/>
            <w:szCs w:val="18"/>
          </w:rPr>
          <m:t>=10</m:t>
        </m:r>
        <m:func>
          <m:func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funcPr>
          <m:fName>
            <m:sSub>
              <m:sSubPr>
                <m:ctrlP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log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10</m:t>
                </m:r>
              </m:sub>
            </m:sSub>
          </m:fName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(1000</m:t>
                </m:r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mW</m:t>
                </m:r>
              </m:sub>
            </m:s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)=30+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dBW</m:t>
                </m:r>
              </m:sub>
            </m:sSub>
          </m:e>
        </m:func>
      </m:oMath>
    </w:p>
    <w:p w14:paraId="689C5657" w14:textId="3FB32955" w:rsidR="00FC1CCB" w:rsidRDefault="00FC1CCB" w:rsidP="4BD80CBE">
      <w:pPr>
        <w:rPr>
          <w:rFonts w:ascii="Times New Roman" w:eastAsia="Times New Roman" w:hAnsi="Times New Roman" w:cs="Times New Roman"/>
          <w:sz w:val="18"/>
          <w:szCs w:val="18"/>
        </w:rPr>
      </w:pPr>
      <w:r w:rsidRPr="00AD2EED"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  <w:t>Exponential Path Loss: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PL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dB</m:t>
            </m:r>
          </m:sub>
        </m:sSub>
        <m:r>
          <w:rPr>
            <w:rFonts w:ascii="Cambria Math" w:eastAsia="Times New Roman" w:hAnsi="Cambria Math" w:cs="Times New Roman"/>
            <w:sz w:val="18"/>
            <w:szCs w:val="18"/>
          </w:rPr>
          <m:t>=20</m:t>
        </m:r>
        <m:func>
          <m:func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funcPr>
          <m:fName>
            <m:sSub>
              <m:sSubPr>
                <m:ctrlP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log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10</m:t>
                </m:r>
              </m:sub>
            </m:sSub>
          </m:fName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d</m:t>
            </m:r>
          </m:e>
        </m:func>
        <m:r>
          <w:rPr>
            <w:rFonts w:ascii="Cambria Math" w:eastAsia="Times New Roman" w:hAnsi="Cambria Math" w:cs="Times New Roman"/>
            <w:sz w:val="18"/>
            <w:szCs w:val="18"/>
          </w:rPr>
          <m:t>+20</m:t>
        </m:r>
        <m:func>
          <m:func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funcPr>
          <m:fName>
            <m:sSub>
              <m:sSubPr>
                <m:ctrlP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log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10</m:t>
                </m:r>
              </m:sub>
            </m:sSub>
          </m:fName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f</m:t>
            </m:r>
          </m:e>
        </m:func>
        <m:r>
          <w:rPr>
            <w:rFonts w:ascii="Cambria Math" w:eastAsia="Times New Roman" w:hAnsi="Cambria Math" w:cs="Times New Roman"/>
            <w:sz w:val="18"/>
            <w:szCs w:val="18"/>
          </w:rPr>
          <m:t>-147.6 dB</m:t>
        </m:r>
      </m:oMath>
      <w:r w:rsidR="005212B1">
        <w:rPr>
          <w:rFonts w:ascii="Times New Roman" w:eastAsia="Times New Roman" w:hAnsi="Times New Roman" w:cs="Times New Roman"/>
          <w:sz w:val="18"/>
          <w:szCs w:val="18"/>
        </w:rPr>
        <w:t>;</w:t>
      </w:r>
      <w:r w:rsidR="00FC576B">
        <w:rPr>
          <w:rFonts w:ascii="Times New Roman" w:eastAsia="Times New Roman" w:hAnsi="Times New Roman" w:cs="Times New Roman"/>
          <w:sz w:val="18"/>
          <w:szCs w:val="18"/>
        </w:rPr>
        <w:t xml:space="preserve"> with </w:t>
      </w:r>
      <w:r w:rsidR="00DD2CF8">
        <w:rPr>
          <w:rFonts w:ascii="Times New Roman" w:eastAsia="Times New Roman" w:hAnsi="Times New Roman" w:cs="Times New Roman"/>
          <w:sz w:val="18"/>
          <w:szCs w:val="18"/>
        </w:rPr>
        <w:t xml:space="preserve">exponential </w:t>
      </w:r>
      <m:oMath>
        <m:r>
          <w:rPr>
            <w:rFonts w:ascii="Cambria Math" w:eastAsia="Times New Roman" w:hAnsi="Cambria Math" w:cs="Times New Roman"/>
            <w:sz w:val="18"/>
            <w:szCs w:val="18"/>
          </w:rPr>
          <m:t>n</m:t>
        </m:r>
      </m:oMath>
      <w:r w:rsidR="00DD2CF8">
        <w:rPr>
          <w:rFonts w:ascii="Times New Roman" w:eastAsia="Times New Roman" w:hAnsi="Times New Roman" w:cs="Times New Roman"/>
          <w:sz w:val="18"/>
          <w:szCs w:val="18"/>
        </w:rPr>
        <w:t xml:space="preserve">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PL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dB</m:t>
            </m:r>
          </m:sub>
        </m:sSub>
        <m:r>
          <w:rPr>
            <w:rFonts w:ascii="Cambria Math" w:eastAsia="Times New Roman" w:hAnsi="Cambria Math" w:cs="Times New Roman"/>
            <w:sz w:val="18"/>
            <w:szCs w:val="18"/>
          </w:rPr>
          <m:t>=10n</m:t>
        </m:r>
        <m:func>
          <m:func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funcPr>
          <m:fName>
            <m:sSub>
              <m:sSubPr>
                <m:ctrlP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log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10</m:t>
                </m:r>
              </m:sub>
            </m:sSub>
          </m:fName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d</m:t>
            </m:r>
          </m:e>
        </m:func>
        <m:r>
          <w:rPr>
            <w:rFonts w:ascii="Cambria Math" w:eastAsia="Times New Roman" w:hAnsi="Cambria Math" w:cs="Times New Roman"/>
            <w:sz w:val="18"/>
            <w:szCs w:val="18"/>
          </w:rPr>
          <m:t>+20</m:t>
        </m:r>
        <m:func>
          <m:func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funcPr>
          <m:fName>
            <m:sSub>
              <m:sSubPr>
                <m:ctrlP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log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10</m:t>
                </m:r>
              </m:sub>
            </m:sSub>
          </m:fName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f</m:t>
            </m:r>
          </m:e>
        </m:func>
        <m:r>
          <w:rPr>
            <w:rFonts w:ascii="Cambria Math" w:eastAsia="Times New Roman" w:hAnsi="Cambria Math" w:cs="Times New Roman"/>
            <w:sz w:val="18"/>
            <w:szCs w:val="18"/>
          </w:rPr>
          <m:t>-147.6 dB</m:t>
        </m:r>
      </m:oMath>
      <w:r w:rsidR="005212B1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</w:p>
    <w:p w14:paraId="26C82492" w14:textId="0D695D3E" w:rsidR="00B63AB3" w:rsidRDefault="00B63AB3" w:rsidP="4BD80CBE">
      <w:pPr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ab/>
      </w:r>
      <w:r w:rsidR="003E2F46">
        <w:rPr>
          <w:rFonts w:ascii="Times New Roman" w:eastAsia="Times New Roman" w:hAnsi="Times New Roman" w:cs="Times New Roman"/>
          <w:sz w:val="18"/>
          <w:szCs w:val="18"/>
        </w:rPr>
        <w:tab/>
      </w:r>
      <w:r w:rsidR="00BF5C12">
        <w:rPr>
          <w:rFonts w:ascii="Times New Roman" w:eastAsia="Times New Roman" w:hAnsi="Times New Roman" w:cs="Times New Roman"/>
          <w:sz w:val="18"/>
          <w:szCs w:val="18"/>
        </w:rPr>
        <w:t xml:space="preserve">     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[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r</m:t>
                </m:r>
              </m:sub>
            </m:sSub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d</m:t>
                </m:r>
              </m:e>
            </m:d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]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dBm</m:t>
            </m:r>
          </m:sub>
        </m:sSub>
        <m:r>
          <w:rPr>
            <w:rFonts w:ascii="Cambria Math" w:eastAsia="Times New Roman" w:hAnsi="Cambria Math" w:cs="Times New Roman"/>
            <w:sz w:val="18"/>
            <w:szCs w:val="18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[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r</m:t>
                </m:r>
              </m:sub>
            </m:sSub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d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0</m:t>
                    </m:r>
                  </m:sub>
                </m:sSub>
              </m:e>
            </m:d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]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dBm</m:t>
            </m:r>
          </m:sub>
        </m:sSub>
        <m:r>
          <w:rPr>
            <w:rFonts w:ascii="Cambria Math" w:eastAsia="Times New Roman" w:hAnsi="Cambria Math" w:cs="Times New Roman"/>
            <w:sz w:val="18"/>
            <w:szCs w:val="18"/>
          </w:rPr>
          <m:t>-20</m:t>
        </m:r>
        <m:func>
          <m:func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funcPr>
          <m:fName>
            <m:sSub>
              <m:sSubPr>
                <m:ctrlP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log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10</m:t>
                </m:r>
              </m:sub>
            </m:sSub>
          </m:fName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d</m:t>
                </m:r>
              </m:num>
              <m:den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d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0</m:t>
                    </m:r>
                  </m:sub>
                </m:sSub>
              </m:den>
            </m:f>
          </m:e>
        </m:func>
      </m:oMath>
      <w:r w:rsidR="00BF5C12">
        <w:rPr>
          <w:rFonts w:ascii="Times New Roman" w:eastAsia="Times New Roman" w:hAnsi="Times New Roman" w:cs="Times New Roman"/>
          <w:sz w:val="18"/>
          <w:szCs w:val="18"/>
        </w:rPr>
        <w:t xml:space="preserve">; with exponential </w:t>
      </w:r>
      <m:oMath>
        <m:r>
          <w:rPr>
            <w:rFonts w:ascii="Cambria Math" w:eastAsia="Times New Roman" w:hAnsi="Cambria Math" w:cs="Times New Roman"/>
            <w:sz w:val="18"/>
            <w:szCs w:val="18"/>
          </w:rPr>
          <m:t>n</m:t>
        </m:r>
      </m:oMath>
      <w:r w:rsidR="00BF5C12">
        <w:rPr>
          <w:rFonts w:ascii="Times New Roman" w:eastAsia="Times New Roman" w:hAnsi="Times New Roman" w:cs="Times New Roman"/>
          <w:sz w:val="18"/>
          <w:szCs w:val="18"/>
        </w:rPr>
        <w:t xml:space="preserve">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[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r</m:t>
                </m:r>
              </m:sub>
            </m:sSub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d</m:t>
                </m:r>
              </m:e>
            </m:d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]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dBm</m:t>
            </m:r>
          </m:sub>
        </m:sSub>
        <m:r>
          <w:rPr>
            <w:rFonts w:ascii="Cambria Math" w:eastAsia="Times New Roman" w:hAnsi="Cambria Math" w:cs="Times New Roman"/>
            <w:sz w:val="18"/>
            <w:szCs w:val="18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[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r</m:t>
                </m:r>
              </m:sub>
            </m:sSub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d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0</m:t>
                    </m:r>
                  </m:sub>
                </m:sSub>
              </m:e>
            </m:d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]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dBm</m:t>
            </m:r>
          </m:sub>
        </m:sSub>
        <m:r>
          <w:rPr>
            <w:rFonts w:ascii="Cambria Math" w:eastAsia="Times New Roman" w:hAnsi="Cambria Math" w:cs="Times New Roman"/>
            <w:sz w:val="18"/>
            <w:szCs w:val="18"/>
          </w:rPr>
          <m:t>-10n</m:t>
        </m:r>
        <m:func>
          <m:func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funcPr>
          <m:fName>
            <m:sSub>
              <m:sSubPr>
                <m:ctrlP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log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10</m:t>
                </m:r>
              </m:sub>
            </m:sSub>
          </m:fName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d</m:t>
                </m:r>
              </m:num>
              <m:den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d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0</m:t>
                    </m:r>
                  </m:sub>
                </m:sSub>
              </m:den>
            </m:f>
          </m:e>
        </m:func>
      </m:oMath>
    </w:p>
    <w:p w14:paraId="683BDEEC" w14:textId="50C0962D" w:rsidR="005E4F84" w:rsidRDefault="005E4F84" w:rsidP="4BD80CBE">
      <w:pPr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74E1A3D" wp14:editId="45EF29D0">
                <wp:simplePos x="0" y="0"/>
                <wp:positionH relativeFrom="column">
                  <wp:posOffset>7315</wp:posOffset>
                </wp:positionH>
                <wp:positionV relativeFrom="paragraph">
                  <wp:posOffset>72009</wp:posOffset>
                </wp:positionV>
                <wp:extent cx="7373722" cy="0"/>
                <wp:effectExtent l="0" t="0" r="5080" b="12700"/>
                <wp:wrapNone/>
                <wp:docPr id="65938503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7372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85FB35" id="Straight Connector 1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pt,5.65pt" to="581.2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" strokecolor="#156082 [3204]" strokeweight=".5pt">
                <v:stroke joinstyle="miter"/>
              </v:line>
            </w:pict>
          </mc:Fallback>
        </mc:AlternateContent>
      </w:r>
    </w:p>
    <w:p w14:paraId="6B05D88D" w14:textId="0A9BFF2F" w:rsidR="00A81BFE" w:rsidRDefault="00853B57" w:rsidP="4BD80CBE">
      <w:pPr>
        <w:rPr>
          <w:rFonts w:ascii="Times New Roman" w:eastAsia="Times New Roman" w:hAnsi="Times New Roman" w:cs="Times New Roman"/>
          <w:sz w:val="18"/>
          <w:szCs w:val="18"/>
        </w:rPr>
      </w:pPr>
      <w:r w:rsidRPr="00D636AD">
        <w:rPr>
          <w:rFonts w:ascii="Times New Roman" w:eastAsia="Times New Roman" w:hAnsi="Times New Roman" w:cs="Times New Roman"/>
          <w:b/>
          <w:sz w:val="18"/>
          <w:szCs w:val="18"/>
          <w:u w:val="single"/>
        </w:rPr>
        <w:t>SIGNAL ENERGY: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g</m:t>
            </m:r>
          </m:sub>
        </m:sSub>
        <m:r>
          <w:rPr>
            <w:rFonts w:ascii="Cambria Math" w:eastAsia="Times New Roman" w:hAnsi="Cambria Math" w:cs="Times New Roman"/>
            <w:sz w:val="18"/>
            <w:szCs w:val="18"/>
          </w:rPr>
          <m:t>=</m:t>
        </m:r>
        <m:nary>
          <m:naryPr>
            <m:limLoc m:val="subSup"/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-∞</m:t>
            </m:r>
          </m:sub>
          <m:sup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∞</m:t>
            </m:r>
          </m:sup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="Times New Roman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g</m:t>
                    </m:r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18"/>
                            <w:szCs w:val="18"/>
                          </w:rPr>
                          <m:t>t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dt</m:t>
            </m:r>
          </m:e>
        </m:nary>
      </m:oMath>
      <w:r w:rsidR="00033818">
        <w:rPr>
          <w:rFonts w:ascii="Times New Roman" w:eastAsia="Times New Roman" w:hAnsi="Times New Roman" w:cs="Times New Roman"/>
          <w:sz w:val="18"/>
          <w:szCs w:val="18"/>
        </w:rPr>
        <w:t xml:space="preserve">; </w:t>
      </w:r>
      <w:r w:rsidR="00177463" w:rsidRPr="00D636AD">
        <w:rPr>
          <w:rFonts w:ascii="Times New Roman" w:eastAsia="Times New Roman" w:hAnsi="Times New Roman" w:cs="Times New Roman"/>
          <w:b/>
          <w:sz w:val="18"/>
          <w:szCs w:val="18"/>
          <w:u w:val="single"/>
        </w:rPr>
        <w:t>SIGNAL POWER:</w:t>
      </w:r>
      <w:r w:rsidR="00180629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g</m:t>
            </m:r>
          </m:sub>
        </m:sSub>
        <m:r>
          <w:rPr>
            <w:rFonts w:ascii="Cambria Math" w:eastAsia="Times New Roman" w:hAnsi="Cambria Math" w:cs="Times New Roman"/>
            <w:sz w:val="18"/>
            <w:szCs w:val="18"/>
          </w:rPr>
          <m:t>=</m:t>
        </m:r>
        <m:func>
          <m:func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funcPr>
          <m:fName>
            <m:limLow>
              <m:limLow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lim</m:t>
                </m:r>
              </m:e>
              <m:lim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T→∞</m:t>
                </m:r>
              </m:lim>
            </m:limLow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T</m:t>
                </m:r>
              </m:den>
            </m:f>
          </m:fName>
          <m:e>
            <m:nary>
              <m:naryPr>
                <m:limLoc m:val="subSup"/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naryPr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-T</m:t>
                </m:r>
                <m:r>
                  <m:rPr>
                    <m:lit/>
                  </m:rP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/</m:t>
                </m:r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2</m:t>
                </m:r>
              </m:sub>
              <m:sup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T</m:t>
                </m:r>
                <m:r>
                  <m:rPr>
                    <m:lit/>
                  </m:rP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/</m:t>
                </m:r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2</m:t>
                </m:r>
              </m:sup>
              <m:e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18"/>
                        <w:szCs w:val="18"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18"/>
                            <w:szCs w:val="18"/>
                          </w:rPr>
                          <m:t>g</m:t>
                        </m:r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18"/>
                                <w:szCs w:val="18"/>
                              </w:rPr>
                              <m:t>t</m:t>
                            </m:r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dt</m:t>
                </m:r>
              </m:e>
            </m:nary>
          </m:e>
        </m:func>
      </m:oMath>
      <w:r w:rsidR="00854266">
        <w:rPr>
          <w:rFonts w:ascii="Times New Roman" w:eastAsia="Times New Roman" w:hAnsi="Times New Roman" w:cs="Times New Roman"/>
          <w:sz w:val="18"/>
          <w:szCs w:val="18"/>
        </w:rPr>
        <w:t xml:space="preserve">; RMS = </w:t>
      </w:r>
      <m:oMath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radPr>
          <m:deg/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g</m:t>
                </m:r>
              </m:sub>
            </m:sSub>
          </m:e>
        </m:rad>
      </m:oMath>
    </w:p>
    <w:p w14:paraId="75F8A0E2" w14:textId="3A6895C5" w:rsidR="43D6B95F" w:rsidRPr="00087A52" w:rsidRDefault="43D6B95F" w:rsidP="4BD80CBE">
      <w:pPr>
        <w:rPr>
          <w:rFonts w:ascii="Times New Roman" w:eastAsia="Times New Roman" w:hAnsi="Times New Roman" w:cs="Times New Roman"/>
          <w:i/>
          <w:sz w:val="18"/>
          <w:szCs w:val="18"/>
        </w:rPr>
      </w:pPr>
      <w:r w:rsidRPr="61C71CE5">
        <w:rPr>
          <w:rFonts w:ascii="Times New Roman" w:eastAsia="Times New Roman" w:hAnsi="Times New Roman" w:cs="Times New Roman"/>
          <w:sz w:val="18"/>
          <w:szCs w:val="18"/>
        </w:rPr>
        <w:t xml:space="preserve">Inner Product: </w:t>
      </w:r>
      <w:r w:rsidR="005547CE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m:oMath>
        <m:r>
          <w:ins w:id="0" w:author="Microsoft Word" w:date="2024-03-14T15:31:00Z">
            <w:rPr>
              <w:rFonts w:ascii="Cambria Math" w:eastAsia="Times New Roman" w:hAnsi="Cambria Math" w:cs="Times New Roman"/>
              <w:sz w:val="18"/>
              <w:szCs w:val="18"/>
            </w:rPr>
            <m:t xml:space="preserve"> </m:t>
          </w:ins>
        </m:r>
        <m:d>
          <m:dPr>
            <m:begChr m:val="〈"/>
            <m:endChr m:val="〉"/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g,x</m:t>
            </m:r>
          </m:e>
        </m:d>
        <m:r>
          <w:ins w:id="1" w:author="Microsoft Word" w:date="2024-03-14T15:31:00Z">
            <w:rPr>
              <w:rFonts w:ascii="Cambria Math" w:eastAsia="Times New Roman" w:hAnsi="Cambria Math" w:cs="Times New Roman"/>
              <w:sz w:val="18"/>
              <w:szCs w:val="18"/>
            </w:rPr>
            <m:t>=</m:t>
          </w:ins>
        </m:r>
        <m:d>
          <m:dPr>
            <m:begChr m:val="‖"/>
            <m:endChr m:val="‖"/>
            <m:ctrlPr>
              <w:ins w:id="2" w:author="Microsoft Word" w:date="2024-03-14T15:31:00Z">
                <w:rPr>
                  <w:rFonts w:ascii="Cambria Math" w:eastAsia="Times New Roman" w:hAnsi="Cambria Math" w:cs="Times New Roman"/>
                  <w:i/>
                  <w:sz w:val="18"/>
                  <w:szCs w:val="18"/>
                </w:rPr>
              </w:ins>
            </m:ctrlPr>
          </m:dPr>
          <m:e>
            <m:r>
              <w:ins w:id="3" w:author="Microsoft Word" w:date="2024-03-14T15:31:00Z">
                <w:rPr>
                  <w:rFonts w:ascii="Cambria Math" w:eastAsia="Times New Roman" w:hAnsi="Cambria Math" w:cs="Times New Roman"/>
                  <w:sz w:val="18"/>
                  <w:szCs w:val="18"/>
                </w:rPr>
                <m:t>g</m:t>
              </w:ins>
            </m:r>
          </m:e>
        </m:d>
        <m:r>
          <w:ins w:id="4" w:author="Microsoft Word" w:date="2024-03-14T15:31:00Z">
            <w:rPr>
              <w:rFonts w:ascii="Cambria Math" w:eastAsia="Times New Roman" w:hAnsi="Cambria Math" w:cs="Times New Roman"/>
              <w:sz w:val="18"/>
              <w:szCs w:val="18"/>
            </w:rPr>
            <m:t>⋅</m:t>
          </w:ins>
        </m:r>
        <m:d>
          <m:dPr>
            <m:begChr m:val="‖"/>
            <m:endChr m:val="‖"/>
            <m:ctrlPr>
              <w:ins w:id="5" w:author="Microsoft Word" w:date="2024-03-14T15:31:00Z">
                <w:rPr>
                  <w:rFonts w:ascii="Cambria Math" w:eastAsia="Times New Roman" w:hAnsi="Cambria Math" w:cs="Times New Roman"/>
                  <w:i/>
                  <w:sz w:val="18"/>
                  <w:szCs w:val="18"/>
                </w:rPr>
              </w:ins>
            </m:ctrlPr>
          </m:dPr>
          <m:e>
            <m:r>
              <w:ins w:id="6" w:author="Microsoft Word" w:date="2024-03-14T15:31:00Z">
                <w:rPr>
                  <w:rFonts w:ascii="Cambria Math" w:eastAsia="Times New Roman" w:hAnsi="Cambria Math" w:cs="Times New Roman"/>
                  <w:sz w:val="18"/>
                  <w:szCs w:val="18"/>
                </w:rPr>
                <m:t>x</m:t>
              </w:ins>
            </m:r>
          </m:e>
        </m:d>
        <m:r>
          <w:ins w:id="7" w:author="Microsoft Word" w:date="2024-03-14T15:31:00Z">
            <w:rPr>
              <w:rFonts w:ascii="Cambria Math" w:eastAsia="Times New Roman" w:hAnsi="Cambria Math" w:cs="Times New Roman"/>
              <w:sz w:val="18"/>
              <w:szCs w:val="18"/>
            </w:rPr>
            <m:t>⋅</m:t>
          </w:ins>
        </m:r>
        <m:func>
          <m:funcPr>
            <m:ctrlPr>
              <w:ins w:id="8" w:author="Microsoft Word" w:date="2024-03-14T15:31:00Z">
                <w:rPr>
                  <w:rFonts w:ascii="Cambria Math" w:eastAsia="Times New Roman" w:hAnsi="Cambria Math" w:cs="Times New Roman"/>
                  <w:i/>
                  <w:sz w:val="18"/>
                  <w:szCs w:val="18"/>
                </w:rPr>
              </w:ins>
            </m:ctrlPr>
          </m:funcPr>
          <m:fName>
            <m:r>
              <w:ins w:id="9" w:author="Microsoft Word" w:date="2024-03-14T15:31:00Z">
                <w:rPr>
                  <w:rFonts w:ascii="Cambria Math" w:eastAsia="Times New Roman" w:hAnsi="Cambria Math" w:cs="Times New Roman"/>
                  <w:sz w:val="18"/>
                  <w:szCs w:val="18"/>
                </w:rPr>
                <m:t>cos</m:t>
              </w:ins>
            </m:r>
          </m:fName>
          <m:e>
            <m:d>
              <m:dPr>
                <m:ctrlPr>
                  <w:ins w:id="10" w:author="Microsoft Word" w:date="2024-03-14T15:31:00Z"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</w:rPr>
                  </w:ins>
                </m:ctrlPr>
              </m:dPr>
              <m:e>
                <m:r>
                  <w:ins w:id="11" w:author="Microsoft Word" w:date="2024-03-14T15:31:00Z">
                    <w:rPr>
                      <w:rFonts w:ascii="Cambria Math" w:eastAsia="Times New Roman" w:hAnsi="Cambria Math" w:cs="Times New Roman"/>
                      <w:sz w:val="18"/>
                      <w:szCs w:val="18"/>
                    </w:rPr>
                    <m:t>θ</m:t>
                  </w:ins>
                </m:r>
              </m:e>
            </m:d>
          </m:e>
        </m:func>
      </m:oMath>
      <w:r w:rsidR="00777048">
        <w:rPr>
          <w:rFonts w:ascii="Times New Roman" w:eastAsia="Times New Roman" w:hAnsi="Times New Roman" w:cs="Times New Roman"/>
          <w:sz w:val="18"/>
          <w:szCs w:val="18"/>
        </w:rPr>
        <w:t xml:space="preserve">; </w:t>
      </w:r>
      <w:r w:rsidR="00B04CEC">
        <w:rPr>
          <w:rFonts w:ascii="Times New Roman" w:eastAsia="Times New Roman" w:hAnsi="Times New Roman" w:cs="Times New Roman"/>
          <w:sz w:val="18"/>
          <w:szCs w:val="18"/>
        </w:rPr>
        <w:t xml:space="preserve">Norm of </w:t>
      </w:r>
      <m:oMath>
        <m:r>
          <w:rPr>
            <w:rFonts w:ascii="Cambria Math" w:eastAsia="Times New Roman" w:hAnsi="Cambria Math" w:cs="Times New Roman"/>
            <w:sz w:val="18"/>
            <w:szCs w:val="18"/>
          </w:rPr>
          <m:t>x=</m:t>
        </m:r>
        <m:d>
          <m:dPr>
            <m:begChr m:val="〈"/>
            <m:endChr m:val="〉"/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x,x</m:t>
            </m:r>
          </m:e>
        </m:d>
        <m:r>
          <w:rPr>
            <w:rFonts w:ascii="Cambria Math" w:eastAsia="Times New Roman" w:hAnsi="Cambria Math" w:cs="Times New Roman"/>
            <w:sz w:val="18"/>
            <w:szCs w:val="18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pPr>
          <m:e>
            <m:r>
              <w:ins w:id="12" w:author="Microsoft Word" w:date="2024-03-14T15:31:00Z">
                <w:rPr>
                  <w:rFonts w:ascii="Cambria Math" w:eastAsia="Times New Roman" w:hAnsi="Cambria Math" w:cs="Times New Roman"/>
                  <w:sz w:val="18"/>
                  <w:szCs w:val="18"/>
                </w:rPr>
                <m:t>‖x‖</m:t>
              </w:ins>
            </m:r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 xml:space="preserve"> </m:t>
            </m:r>
          </m:e>
          <m:sup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2</m:t>
            </m:r>
          </m:sup>
        </m:sSup>
      </m:oMath>
      <w:r w:rsidR="00AB19A4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m:oMath>
        <m:r>
          <w:rPr>
            <w:rFonts w:ascii="Cambria Math" w:eastAsia="Times New Roman" w:hAnsi="Cambria Math" w:cs="Times New Roman"/>
            <w:sz w:val="18"/>
            <w:szCs w:val="18"/>
          </w:rPr>
          <m:t>c</m:t>
        </m:r>
        <m:d>
          <m:dPr>
            <m:begChr m:val="‖"/>
            <m:endChr m:val="‖"/>
            <m:ctrlPr>
              <w:ins w:id="13" w:author="Microsoft Word" w:date="2024-03-14T15:31:00Z">
                <w:rPr>
                  <w:rFonts w:ascii="Cambria Math" w:eastAsia="Times New Roman" w:hAnsi="Cambria Math" w:cs="Times New Roman"/>
                  <w:i/>
                  <w:sz w:val="18"/>
                  <w:szCs w:val="18"/>
                </w:rPr>
              </w:ins>
            </m:ctrlPr>
          </m:dPr>
          <m:e>
            <m:r>
              <w:ins w:id="14" w:author="Microsoft Word" w:date="2024-03-14T15:31:00Z">
                <w:rPr>
                  <w:rFonts w:ascii="Cambria Math" w:eastAsia="Times New Roman" w:hAnsi="Cambria Math" w:cs="Times New Roman"/>
                  <w:sz w:val="18"/>
                  <w:szCs w:val="18"/>
                </w:rPr>
                <m:t>x</m:t>
              </w:ins>
            </m:r>
          </m:e>
        </m:d>
        <m:r>
          <w:rPr>
            <w:rFonts w:ascii="Cambria Math" w:eastAsia="Times New Roman" w:hAnsi="Cambria Math" w:cs="Times New Roman"/>
            <w:sz w:val="18"/>
            <w:szCs w:val="18"/>
          </w:rPr>
          <m:t>=</m:t>
        </m:r>
        <m:d>
          <m:dPr>
            <m:begChr m:val="‖"/>
            <m:endChr m:val="‖"/>
            <m:ctrlPr>
              <w:ins w:id="15" w:author="Microsoft Word" w:date="2024-03-14T15:31:00Z">
                <w:rPr>
                  <w:rFonts w:ascii="Cambria Math" w:eastAsia="Times New Roman" w:hAnsi="Cambria Math" w:cs="Times New Roman"/>
                  <w:i/>
                  <w:sz w:val="18"/>
                  <w:szCs w:val="18"/>
                </w:rPr>
              </w:ins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g</m:t>
            </m:r>
          </m:e>
        </m:d>
        <m:func>
          <m:funcPr>
            <m:ctrlPr>
              <w:ins w:id="16" w:author="Microsoft Word" w:date="2024-03-14T15:31:00Z">
                <w:rPr>
                  <w:rFonts w:ascii="Cambria Math" w:eastAsia="Times New Roman" w:hAnsi="Cambria Math" w:cs="Times New Roman"/>
                  <w:i/>
                  <w:sz w:val="18"/>
                  <w:szCs w:val="18"/>
                </w:rPr>
              </w:ins>
            </m:ctrlPr>
          </m:funcPr>
          <m:fName>
            <m:r>
              <w:ins w:id="17" w:author="Microsoft Word" w:date="2024-03-14T15:31:00Z">
                <w:rPr>
                  <w:rFonts w:ascii="Cambria Math" w:eastAsia="Times New Roman" w:hAnsi="Cambria Math" w:cs="Times New Roman"/>
                  <w:sz w:val="18"/>
                  <w:szCs w:val="18"/>
                </w:rPr>
                <m:t>cos</m:t>
              </w:ins>
            </m:r>
          </m:fName>
          <m:e>
            <m:d>
              <m:dPr>
                <m:ctrlPr>
                  <w:ins w:id="18" w:author="Microsoft Word" w:date="2024-03-14T15:31:00Z"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</w:rPr>
                  </w:ins>
                </m:ctrlPr>
              </m:dPr>
              <m:e>
                <m:r>
                  <w:ins w:id="19" w:author="Microsoft Word" w:date="2024-03-14T15:31:00Z">
                    <w:rPr>
                      <w:rFonts w:ascii="Cambria Math" w:eastAsia="Times New Roman" w:hAnsi="Cambria Math" w:cs="Times New Roman"/>
                      <w:sz w:val="18"/>
                      <w:szCs w:val="18"/>
                    </w:rPr>
                    <m:t>θ</m:t>
                  </w:ins>
                </m:r>
              </m:e>
            </m:d>
          </m:e>
        </m:func>
      </m:oMath>
      <w:r w:rsidR="002F4476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m:oMath>
        <m:r>
          <w:rPr>
            <w:rFonts w:ascii="Cambria Math" w:eastAsia="Times New Roman" w:hAnsi="Cambria Math" w:cs="Times New Roman"/>
            <w:sz w:val="18"/>
            <w:szCs w:val="18"/>
          </w:rPr>
          <m:t>→</m:t>
        </m:r>
      </m:oMath>
      <w:r w:rsidR="000E4668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m:oMath>
        <m:r>
          <w:rPr>
            <w:rFonts w:ascii="Cambria Math" w:eastAsia="Times New Roman" w:hAnsi="Cambria Math" w:cs="Times New Roman"/>
            <w:sz w:val="18"/>
            <w:szCs w:val="18"/>
          </w:rPr>
          <m:t>c=</m:t>
        </m:r>
        <m:f>
          <m:f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fPr>
          <m:num>
            <m:d>
              <m:dPr>
                <m:begChr m:val="〈"/>
                <m:endChr m:val="〉"/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g,x</m:t>
                </m:r>
              </m:e>
            </m:d>
          </m:num>
          <m:den>
            <m:d>
              <m:dPr>
                <m:begChr m:val="〈"/>
                <m:endChr m:val="〉"/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x,x</m:t>
                </m:r>
              </m:e>
            </m:d>
          </m:den>
        </m:f>
      </m:oMath>
    </w:p>
    <w:p w14:paraId="466F2D0F" w14:textId="667A66D9" w:rsidR="00345D5B" w:rsidRDefault="00E10F97" w:rsidP="4BD80CBE">
      <w:pPr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Error: </w:t>
      </w:r>
      <w:r w:rsidR="00E12FB3">
        <w:rPr>
          <w:rFonts w:ascii="Times New Roman" w:eastAsia="Times New Roman" w:hAnsi="Times New Roman" w:cs="Times New Roman"/>
          <w:sz w:val="18"/>
          <w:szCs w:val="18"/>
        </w:rPr>
        <w:t xml:space="preserve">inner product of the function with </w:t>
      </w:r>
      <w:r w:rsidR="001E3C13">
        <w:rPr>
          <w:rFonts w:ascii="Times New Roman" w:eastAsia="Times New Roman" w:hAnsi="Times New Roman" w:cs="Times New Roman"/>
          <w:sz w:val="18"/>
          <w:szCs w:val="18"/>
        </w:rPr>
        <w:t>predicted function</w:t>
      </w:r>
      <w:r w:rsidR="0027260D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m:oMath>
        <m:r>
          <w:rPr>
            <w:rFonts w:ascii="Cambria Math" w:eastAsia="Times New Roman" w:hAnsi="Cambria Math" w:cs="Times New Roman"/>
            <w:sz w:val="18"/>
            <w:szCs w:val="18"/>
          </w:rPr>
          <m:t>e</m:t>
        </m:r>
        <m:d>
          <m:d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t</m:t>
            </m:r>
          </m:e>
        </m:d>
        <m:r>
          <w:rPr>
            <w:rFonts w:ascii="Cambria Math" w:eastAsia="Times New Roman" w:hAnsi="Cambria Math" w:cs="Times New Roman"/>
            <w:sz w:val="18"/>
            <w:szCs w:val="18"/>
          </w:rPr>
          <m:t>=</m:t>
        </m:r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eqArr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g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t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-cx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t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≤t≤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2</m:t>
                    </m:r>
                  </m:sub>
                </m:sSub>
              </m:e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0, otherwise</m:t>
                </m:r>
              </m:e>
            </m:eqArr>
          </m:e>
        </m:d>
      </m:oMath>
      <w:r w:rsidR="00874FF0">
        <w:rPr>
          <w:rFonts w:ascii="Times New Roman" w:eastAsia="Times New Roman" w:hAnsi="Times New Roman" w:cs="Times New Roman"/>
          <w:sz w:val="18"/>
          <w:szCs w:val="18"/>
        </w:rPr>
        <w:t xml:space="preserve">; </w:t>
      </w:r>
      <m:oMath>
        <m:r>
          <w:rPr>
            <w:rFonts w:ascii="Cambria Math" w:eastAsia="Times New Roman" w:hAnsi="Cambria Math" w:cs="Times New Roman"/>
            <w:sz w:val="18"/>
            <w:szCs w:val="18"/>
          </w:rPr>
          <m:t>c=</m:t>
        </m:r>
        <m:f>
          <m:f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fPr>
          <m:num>
            <m:nary>
              <m:naryPr>
                <m:limLoc m:val="subSup"/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naryPr>
              <m:sub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1</m:t>
                    </m:r>
                  </m:sub>
                </m:sSub>
              </m:sub>
              <m:sup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2</m:t>
                    </m:r>
                  </m:sub>
                </m:sSub>
              </m:sup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g(t)x(t)</m:t>
                </m:r>
              </m:e>
            </m:nary>
          </m:num>
          <m:den>
            <m:nary>
              <m:naryPr>
                <m:limLoc m:val="subSup"/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naryPr>
              <m:sub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1</m:t>
                    </m:r>
                  </m:sub>
                </m:sSub>
              </m:sub>
              <m:sup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2</m:t>
                    </m:r>
                  </m:sub>
                </m:sSub>
              </m:sup>
              <m:e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(t)</m:t>
                </m:r>
              </m:e>
            </m:nary>
          </m:den>
        </m:f>
        <m:r>
          <w:rPr>
            <w:rFonts w:ascii="Cambria Math" w:eastAsia="Times New Roman" w:hAnsi="Cambria Math" w:cs="Times New Roman"/>
            <w:sz w:val="18"/>
            <w:szCs w:val="18"/>
          </w:rPr>
          <m:t>dt</m:t>
        </m:r>
      </m:oMath>
      <w:r w:rsidR="00CA481B">
        <w:rPr>
          <w:rFonts w:ascii="Times New Roman" w:eastAsia="Times New Roman" w:hAnsi="Times New Roman" w:cs="Times New Roman"/>
          <w:sz w:val="18"/>
          <w:szCs w:val="18"/>
        </w:rPr>
        <w:t xml:space="preserve"> or </w:t>
      </w:r>
      <m:oMath>
        <m:r>
          <w:rPr>
            <w:rFonts w:ascii="Cambria Math" w:eastAsia="Times New Roman" w:hAnsi="Cambria Math" w:cs="Times New Roman"/>
            <w:sz w:val="18"/>
            <w:szCs w:val="18"/>
          </w:rPr>
          <m:t>c=</m:t>
        </m:r>
        <m:f>
          <m:f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x</m:t>
                    </m:r>
                  </m:sub>
                </m:sSub>
              </m:e>
            </m:rad>
          </m:den>
        </m:f>
        <m:nary>
          <m:naryPr>
            <m:limLoc m:val="subSup"/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naryPr>
          <m: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1</m:t>
                </m:r>
              </m:sub>
            </m:sSub>
          </m:sub>
          <m:sup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2</m:t>
                </m:r>
              </m:sub>
            </m:sSub>
          </m:sup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g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t</m:t>
                </m:r>
              </m:e>
            </m:d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*</m:t>
                </m:r>
              </m:sup>
            </m:sSup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(t)</m:t>
            </m:r>
          </m:e>
        </m:nary>
        <m:r>
          <w:rPr>
            <w:rFonts w:ascii="Cambria Math" w:eastAsia="Times New Roman" w:hAnsi="Cambria Math" w:cs="Times New Roman"/>
            <w:sz w:val="18"/>
            <w:szCs w:val="18"/>
          </w:rPr>
          <m:t>dt</m:t>
        </m:r>
      </m:oMath>
      <w:r w:rsidR="008A4DEB">
        <w:rPr>
          <w:rFonts w:ascii="Times New Roman" w:eastAsia="Times New Roman" w:hAnsi="Times New Roman" w:cs="Times New Roman"/>
          <w:sz w:val="18"/>
          <w:szCs w:val="18"/>
        </w:rPr>
        <w:t xml:space="preserve"> (for complex)</w:t>
      </w:r>
      <w:r w:rsidR="00345D5B">
        <w:rPr>
          <w:rFonts w:ascii="Times New Roman" w:eastAsia="Times New Roman" w:hAnsi="Times New Roman" w:cs="Times New Roman"/>
          <w:sz w:val="18"/>
          <w:szCs w:val="18"/>
        </w:rPr>
        <w:t xml:space="preserve">; </w:t>
      </w:r>
      <w:r w:rsidR="00E52B59">
        <w:rPr>
          <w:rFonts w:ascii="Times New Roman" w:eastAsia="Times New Roman" w:hAnsi="Times New Roman" w:cs="Times New Roman"/>
          <w:sz w:val="18"/>
          <w:szCs w:val="18"/>
        </w:rPr>
        <w:t xml:space="preserve">if </w:t>
      </w:r>
      <m:oMath>
        <m:d>
          <m:dPr>
            <m:begChr m:val="〈"/>
            <m:endChr m:val="〉"/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g,x</m:t>
            </m:r>
          </m:e>
        </m:d>
        <m:r>
          <w:rPr>
            <w:rFonts w:ascii="Cambria Math" w:eastAsia="Times New Roman" w:hAnsi="Cambria Math" w:cs="Times New Roman"/>
            <w:sz w:val="18"/>
            <w:szCs w:val="18"/>
          </w:rPr>
          <m:t>=</m:t>
        </m:r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i=1</m:t>
            </m:r>
          </m:sub>
          <m:sup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∞</m:t>
            </m:r>
          </m:sup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g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i</m:t>
                </m:r>
              </m:sub>
            </m:sSub>
          </m:e>
        </m:nary>
      </m:oMath>
      <w:r w:rsidR="00737349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r w:rsidR="00A42D0D">
        <w:rPr>
          <w:rFonts w:ascii="Times New Roman" w:eastAsia="Times New Roman" w:hAnsi="Times New Roman" w:cs="Times New Roman"/>
          <w:sz w:val="18"/>
          <w:szCs w:val="18"/>
        </w:rPr>
        <w:t xml:space="preserve">then </w:t>
      </w:r>
      <m:oMath>
        <m:d>
          <m:dPr>
            <m:begChr m:val="〈"/>
            <m:endChr m:val="〉"/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g(t),x(t)</m:t>
            </m:r>
          </m:e>
        </m:d>
        <m:r>
          <w:rPr>
            <w:rFonts w:ascii="Cambria Math" w:eastAsia="Times New Roman" w:hAnsi="Cambria Math" w:cs="Times New Roman"/>
            <w:sz w:val="18"/>
            <w:szCs w:val="18"/>
          </w:rPr>
          <m:t>=</m:t>
        </m:r>
        <m:nary>
          <m:naryPr>
            <m:limLoc m:val="subSup"/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naryPr>
          <m: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1</m:t>
                </m:r>
              </m:sub>
            </m:sSub>
          </m:sub>
          <m:sup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2</m:t>
                </m:r>
              </m:sub>
            </m:sSub>
          </m:sup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g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t</m:t>
                </m:r>
              </m:e>
            </m:d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x(t)</m:t>
            </m:r>
          </m:e>
        </m:nary>
        <m:r>
          <w:rPr>
            <w:rFonts w:ascii="Cambria Math" w:eastAsia="Times New Roman" w:hAnsi="Cambria Math" w:cs="Times New Roman"/>
            <w:sz w:val="18"/>
            <w:szCs w:val="18"/>
          </w:rPr>
          <m:t>dt</m:t>
        </m:r>
      </m:oMath>
      <w:r w:rsidR="00D30224">
        <w:rPr>
          <w:rFonts w:ascii="Times New Roman" w:eastAsia="Times New Roman" w:hAnsi="Times New Roman" w:cs="Times New Roman"/>
          <w:sz w:val="18"/>
          <w:szCs w:val="18"/>
        </w:rPr>
        <w:t xml:space="preserve">; </w:t>
      </w:r>
      <m:oMath>
        <m:r>
          <w:rPr>
            <w:rFonts w:ascii="Cambria Math" w:eastAsia="Times New Roman" w:hAnsi="Cambria Math" w:cs="Times New Roman"/>
            <w:sz w:val="20"/>
            <w:szCs w:val="20"/>
          </w:rPr>
          <m:t>g</m:t>
        </m:r>
        <m:d>
          <m:dPr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t</m:t>
            </m:r>
          </m:e>
        </m:d>
        <m:r>
          <w:rPr>
            <w:rFonts w:ascii="Cambria Math" w:eastAsia="Times New Roman" w:hAnsi="Cambria Math" w:cs="Times New Roman"/>
            <w:sz w:val="20"/>
            <w:szCs w:val="20"/>
          </w:rPr>
          <m:t>≈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i</m:t>
                </m:r>
              </m:sub>
            </m:sSub>
          </m:e>
        </m:nary>
        <m:r>
          <w:rPr>
            <w:rFonts w:ascii="Cambria Math" w:eastAsia="Times New Roman" w:hAnsi="Cambria Math" w:cs="Times New Roman"/>
            <w:sz w:val="20"/>
            <w:szCs w:val="20"/>
          </w:rPr>
          <m:t>⋅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i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t</m:t>
            </m:r>
          </m:e>
        </m:d>
      </m:oMath>
      <w:r w:rsidR="00D30224" w:rsidRPr="00E2668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20"/>
            <w:szCs w:val="20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fPr>
          <m:num>
            <m:d>
              <m:dPr>
                <m:begChr m:val="⟨"/>
                <m:endChr m:val="⟩"/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g, fi</m:t>
                </m:r>
              </m:e>
            </m:d>
          </m:num>
          <m:den>
            <m:d>
              <m:dPr>
                <m:begChr m:val="‖"/>
                <m:endChr m:val="‖"/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fi</m:t>
                </m:r>
              </m:e>
            </m:d>
          </m:den>
        </m:f>
      </m:oMath>
    </w:p>
    <w:p w14:paraId="6BDFCB58" w14:textId="60E3F982" w:rsidR="43D6B95F" w:rsidRDefault="00102D32" w:rsidP="4BD80CBE">
      <w:pPr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Cross-correlation: similarity of </w:t>
      </w:r>
      <m:oMath>
        <m:r>
          <w:rPr>
            <w:rFonts w:ascii="Cambria Math" w:eastAsia="Times New Roman" w:hAnsi="Cambria Math" w:cs="Times New Roman"/>
            <w:sz w:val="18"/>
            <w:szCs w:val="18"/>
          </w:rPr>
          <m:t>g</m:t>
        </m:r>
        <m:d>
          <m:d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t</m:t>
            </m:r>
          </m:e>
        </m:d>
      </m:oMath>
      <w:r>
        <w:rPr>
          <w:rFonts w:ascii="Times New Roman" w:eastAsia="Times New Roman" w:hAnsi="Times New Roman" w:cs="Times New Roman"/>
          <w:sz w:val="18"/>
          <w:szCs w:val="18"/>
        </w:rPr>
        <w:t xml:space="preserve"> and </w:t>
      </w:r>
      <m:oMath>
        <m:r>
          <w:rPr>
            <w:rFonts w:ascii="Cambria Math" w:eastAsia="Times New Roman" w:hAnsi="Cambria Math" w:cs="Times New Roman"/>
            <w:sz w:val="18"/>
            <w:szCs w:val="18"/>
          </w:rPr>
          <m:t>z</m:t>
        </m:r>
        <m:d>
          <m:d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t</m:t>
            </m:r>
          </m:e>
        </m:d>
      </m:oMath>
      <w:r>
        <w:rPr>
          <w:rFonts w:ascii="Times New Roman" w:eastAsia="Times New Roman" w:hAnsi="Times New Roman" w:cs="Times New Roman"/>
          <w:sz w:val="18"/>
          <w:szCs w:val="18"/>
        </w:rPr>
        <w:t xml:space="preserve"> left-shifted by </w:t>
      </w:r>
      <w:r>
        <w:rPr>
          <w:rFonts w:ascii="Times New Roman" w:eastAsia="Times New Roman" w:hAnsi="Times New Roman" w:cs="Times New Roman"/>
          <w:sz w:val="18"/>
          <w:szCs w:val="18"/>
          <w:lang w:val="el-GR" w:eastAsia="zh-TW"/>
        </w:rPr>
        <w:t>τ</w:t>
      </w:r>
      <w:r w:rsidR="009140AA">
        <w:rPr>
          <w:rFonts w:ascii="Times New Roman" w:eastAsia="Times New Roman" w:hAnsi="Times New Roman" w:cs="Times New Roman"/>
          <w:sz w:val="18"/>
          <w:szCs w:val="18"/>
        </w:rPr>
        <w:t xml:space="preserve">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ψ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zg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τ</m:t>
            </m:r>
          </m:e>
        </m:d>
        <m:r>
          <w:rPr>
            <w:rFonts w:ascii="Cambria Math" w:eastAsia="Times New Roman" w:hAnsi="Cambria Math" w:cs="Times New Roman"/>
            <w:sz w:val="18"/>
            <w:szCs w:val="18"/>
          </w:rPr>
          <m:t>≡</m:t>
        </m:r>
        <m:nary>
          <m:naryPr>
            <m:limLoc m:val="subSup"/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-∞</m:t>
            </m:r>
          </m:sub>
          <m:sup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∞</m:t>
            </m:r>
          </m:sup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z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t</m:t>
                </m:r>
              </m:e>
            </m:d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g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*</m:t>
                </m:r>
              </m:sup>
            </m:sSup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t-</m:t>
                </m:r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val="el-GR" w:eastAsia="zh-TW"/>
                  </w:rPr>
                  <m:t>τ</m:t>
                </m:r>
              </m:e>
            </m:d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 xml:space="preserve"> dt=</m:t>
            </m:r>
          </m:e>
        </m:nary>
        <m:nary>
          <m:naryPr>
            <m:limLoc m:val="subSup"/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-∞</m:t>
            </m:r>
          </m:sub>
          <m:sup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∞</m:t>
            </m:r>
          </m:sup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z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t+</m:t>
                </m:r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val="el-GR" w:eastAsia="zh-TW"/>
                  </w:rPr>
                  <m:t>τ</m:t>
                </m:r>
              </m:e>
            </m:d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g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*</m:t>
                </m:r>
              </m:sup>
            </m:sSup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t</m:t>
                </m:r>
              </m:e>
            </m:d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dt=</m:t>
            </m:r>
          </m:e>
        </m:nary>
      </m:oMath>
      <w:r w:rsidR="00BC0CB5">
        <w:rPr>
          <w:rFonts w:ascii="Times New Roman" w:eastAsia="Times New Roman" w:hAnsi="Times New Roman" w:cs="Times New Roman"/>
          <w:sz w:val="18"/>
          <w:szCs w:val="18"/>
        </w:rPr>
        <w:t xml:space="preserve">. </w:t>
      </w:r>
      <w:r w:rsidR="00C75361" w:rsidRPr="61C71CE5">
        <w:rPr>
          <w:rFonts w:ascii="Times New Roman" w:eastAsia="Times New Roman" w:hAnsi="Times New Roman" w:cs="Times New Roman"/>
          <w:sz w:val="18"/>
          <w:szCs w:val="18"/>
        </w:rPr>
        <w:t>Autocorrelation</w:t>
      </w:r>
      <w:r w:rsidR="43D6B95F" w:rsidRPr="61C71CE5">
        <w:rPr>
          <w:rFonts w:ascii="Times New Roman" w:eastAsia="Times New Roman" w:hAnsi="Times New Roman" w:cs="Times New Roman"/>
          <w:sz w:val="18"/>
          <w:szCs w:val="18"/>
        </w:rPr>
        <w:t xml:space="preserve">: with itself: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ψ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g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τ</m:t>
            </m:r>
          </m:e>
        </m:d>
        <m:r>
          <w:rPr>
            <w:rFonts w:ascii="Cambria Math" w:eastAsia="Times New Roman" w:hAnsi="Cambria Math" w:cs="Times New Roman"/>
            <w:sz w:val="18"/>
            <w:szCs w:val="18"/>
          </w:rPr>
          <m:t>=</m:t>
        </m:r>
        <m:nary>
          <m:naryPr>
            <m:limLoc m:val="subSup"/>
            <m:grow m:val="1"/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-∞</m:t>
            </m:r>
          </m:sub>
          <m:sup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∞</m:t>
            </m:r>
          </m:sup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g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t</m:t>
                </m:r>
              </m:e>
            </m:d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⋅g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t+τ</m:t>
                </m:r>
              </m:e>
            </m:d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ⅆt</m:t>
            </m:r>
          </m:e>
        </m:nary>
      </m:oMath>
    </w:p>
    <w:p w14:paraId="345427E4" w14:textId="2E27EFD6" w:rsidR="006F2974" w:rsidRDefault="00251138" w:rsidP="4BD80CBE">
      <w:pPr>
        <w:rPr>
          <w:rFonts w:ascii="Times New Roman" w:eastAsia="Times New Roman" w:hAnsi="Times New Roman" w:cs="Times New Roman"/>
          <w:sz w:val="18"/>
          <w:szCs w:val="18"/>
        </w:rPr>
      </w:pPr>
      <w:r w:rsidRPr="00D636AD">
        <w:rPr>
          <w:rFonts w:ascii="Times New Roman" w:eastAsia="Times New Roman" w:hAnsi="Times New Roman" w:cs="Times New Roman"/>
          <w:b/>
          <w:sz w:val="18"/>
          <w:szCs w:val="18"/>
          <w:u w:val="single"/>
        </w:rPr>
        <w:t xml:space="preserve">Fourier </w:t>
      </w:r>
      <w:r w:rsidR="003A0B68" w:rsidRPr="00D636AD">
        <w:rPr>
          <w:rFonts w:ascii="Times New Roman" w:eastAsia="Times New Roman" w:hAnsi="Times New Roman" w:cs="Times New Roman"/>
          <w:b/>
          <w:sz w:val="18"/>
          <w:szCs w:val="18"/>
          <w:u w:val="single"/>
        </w:rPr>
        <w:t>synthesis:</w:t>
      </w:r>
      <w:r w:rsidR="003A0B68" w:rsidRPr="00196633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m:oMath>
        <m:r>
          <w:rPr>
            <w:rFonts w:ascii="Cambria Math" w:eastAsia="Times New Roman" w:hAnsi="Cambria Math" w:cs="Times New Roman"/>
            <w:sz w:val="18"/>
            <w:szCs w:val="18"/>
          </w:rPr>
          <m:t>S</m:t>
        </m:r>
        <m:d>
          <m:d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t</m:t>
            </m:r>
          </m:e>
        </m:d>
        <m:r>
          <w:rPr>
            <w:rFonts w:ascii="Cambria Math" w:eastAsia="Times New Roman" w:hAnsi="Cambria Math" w:cs="Times New Roman"/>
            <w:sz w:val="18"/>
            <w:szCs w:val="18"/>
          </w:rPr>
          <m:t>=</m:t>
        </m:r>
        <m:nary>
          <m:naryPr>
            <m:chr m:val="∑"/>
            <m:limLoc m:val="undOvr"/>
            <m:grow m:val="1"/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n=-∞</m:t>
            </m:r>
          </m:sub>
          <m:sup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∞</m:t>
            </m:r>
          </m:sup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n</m:t>
                </m:r>
              </m:sub>
            </m:sSub>
          </m:e>
        </m:nary>
        <m:sSup>
          <m:sSup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ⅇ</m:t>
            </m:r>
          </m:e>
          <m:sup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j2πnt</m:t>
                </m:r>
              </m:num>
              <m:den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T</m:t>
                </m:r>
              </m:den>
            </m:f>
          </m:sup>
        </m:sSup>
      </m:oMath>
      <w:r w:rsidR="00900741" w:rsidRPr="00196633">
        <w:rPr>
          <w:rFonts w:ascii="Times New Roman" w:eastAsia="Times New Roman" w:hAnsi="Times New Roman" w:cs="Times New Roman"/>
          <w:sz w:val="18"/>
          <w:szCs w:val="18"/>
        </w:rPr>
        <w:t xml:space="preserve">; Generalized Fourier Series: </w:t>
      </w:r>
      <m:oMath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n=1</m:t>
            </m:r>
          </m:sub>
          <m:sup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∞</m:t>
            </m:r>
          </m:sup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n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n</m:t>
                </m:r>
              </m:sub>
            </m:s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(t)</m:t>
            </m:r>
          </m:e>
        </m:nary>
      </m:oMath>
      <w:r w:rsidR="00EB1A4B" w:rsidRPr="00196633">
        <w:rPr>
          <w:rFonts w:ascii="Times New Roman" w:eastAsia="Times New Roman" w:hAnsi="Times New Roman" w:cs="Times New Roman"/>
          <w:sz w:val="18"/>
          <w:szCs w:val="18"/>
        </w:rPr>
        <w:t xml:space="preserve">; Parseval’s Theorem: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g</m:t>
            </m:r>
          </m:sub>
        </m:sSub>
        <m:r>
          <w:rPr>
            <w:rFonts w:ascii="Cambria Math" w:eastAsia="Times New Roman" w:hAnsi="Cambria Math" w:cs="Times New Roman"/>
            <w:sz w:val="18"/>
            <w:szCs w:val="18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n</m:t>
            </m:r>
          </m:sub>
          <m:sup/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n</m:t>
                    </m:r>
                  </m:sub>
                </m:sSub>
              </m:e>
              <m:sup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E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n</m:t>
                </m:r>
              </m:sub>
            </m:sSub>
          </m:e>
        </m:nary>
      </m:oMath>
    </w:p>
    <w:p w14:paraId="57511EC3" w14:textId="2FAC78B3" w:rsidR="00196633" w:rsidRDefault="00DB4C1C" w:rsidP="4BD80CBE">
      <w:pPr>
        <w:rPr>
          <w:rFonts w:ascii="Times New Roman" w:eastAsia="Times New Roman" w:hAnsi="Times New Roman" w:cs="Times New Roman"/>
          <w:sz w:val="18"/>
          <w:szCs w:val="18"/>
        </w:rPr>
      </w:pPr>
      <w:r w:rsidRPr="00D636AD">
        <w:rPr>
          <w:rFonts w:ascii="Times New Roman" w:eastAsia="Times New Roman" w:hAnsi="Times New Roman" w:cs="Times New Roman"/>
          <w:b/>
          <w:sz w:val="18"/>
          <w:szCs w:val="18"/>
          <w:u w:val="single"/>
        </w:rPr>
        <w:t>Trig. Fourier Series: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m:oMath>
        <m:r>
          <w:rPr>
            <w:rFonts w:ascii="Cambria Math" w:eastAsia="Times New Roman" w:hAnsi="Cambria Math" w:cs="Times New Roman"/>
            <w:sz w:val="18"/>
            <w:szCs w:val="18"/>
          </w:rPr>
          <m:t>g</m:t>
        </m:r>
        <m:d>
          <m:d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t</m:t>
            </m:r>
          </m:e>
        </m:d>
        <m:r>
          <w:rPr>
            <w:rFonts w:ascii="Cambria Math" w:eastAsia="Times New Roman" w:hAnsi="Cambria Math" w:cs="Times New Roman"/>
            <w:sz w:val="18"/>
            <w:szCs w:val="18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0</m:t>
            </m:r>
          </m:sub>
        </m:sSub>
        <m:r>
          <w:rPr>
            <w:rFonts w:ascii="Cambria Math" w:eastAsia="Times New Roman" w:hAnsi="Cambria Math" w:cs="Times New Roman"/>
            <w:sz w:val="18"/>
            <w:szCs w:val="18"/>
          </w:rPr>
          <m:t>+</m:t>
        </m:r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n=1</m:t>
            </m:r>
          </m:sub>
          <m:sup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∞</m:t>
            </m:r>
          </m:sup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(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n</m:t>
                </m:r>
              </m:sub>
            </m:sSub>
            <m:func>
              <m:func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cos</m:t>
                </m:r>
              </m:fName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n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  <w:lang w:val="el-GR" w:eastAsia="zh-TW"/>
                      </w:rPr>
                      <m:t>ω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t</m:t>
                </m:r>
              </m:e>
            </m:func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+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n</m:t>
                </m:r>
              </m:sub>
            </m:sSub>
            <m:func>
              <m:func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sin</m:t>
                </m:r>
              </m:fName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n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  <w:lang w:val="el-GR" w:eastAsia="zh-TW"/>
                      </w:rPr>
                      <m:t>ω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t</m:t>
                </m:r>
              </m:e>
            </m:func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)</m:t>
            </m:r>
          </m:e>
        </m:nary>
      </m:oMath>
      <w:r w:rsidR="0053312E">
        <w:rPr>
          <w:rFonts w:ascii="Times New Roman" w:eastAsia="Times New Roman" w:hAnsi="Times New Roman" w:cs="Times New Roman"/>
          <w:sz w:val="18"/>
          <w:szCs w:val="18"/>
        </w:rPr>
        <w:t xml:space="preserve"> where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0</m:t>
            </m:r>
          </m:sub>
        </m:sSub>
        <m:r>
          <w:rPr>
            <w:rFonts w:ascii="Cambria Math" w:eastAsia="Times New Roman" w:hAnsi="Cambria Math" w:cs="Times New Roman"/>
            <w:sz w:val="18"/>
            <w:szCs w:val="1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1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0</m:t>
                </m:r>
              </m:sub>
            </m:sSub>
          </m:den>
        </m:f>
        <m:nary>
          <m:naryPr>
            <m:limLoc m:val="subSup"/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naryPr>
          <m: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1</m:t>
                </m:r>
              </m:sub>
            </m:sSub>
          </m:sub>
          <m:sup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1</m:t>
                </m:r>
              </m:sub>
            </m:s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+T</m:t>
            </m:r>
          </m:sup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g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t</m:t>
                </m:r>
              </m:e>
            </m:d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dt</m:t>
            </m:r>
          </m:e>
        </m:nary>
      </m:oMath>
      <w:r w:rsidR="00806B80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n</m:t>
            </m:r>
          </m:sub>
        </m:sSub>
        <m:r>
          <w:rPr>
            <w:rFonts w:ascii="Cambria Math" w:eastAsia="Times New Roman" w:hAnsi="Cambria Math" w:cs="Times New Roman"/>
            <w:sz w:val="18"/>
            <w:szCs w:val="1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2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0</m:t>
                </m:r>
              </m:sub>
            </m:sSub>
          </m:den>
        </m:f>
        <m:nary>
          <m:naryPr>
            <m:limLoc m:val="subSup"/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naryPr>
          <m: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1</m:t>
                </m:r>
              </m:sub>
            </m:sSub>
          </m:sub>
          <m:sup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1</m:t>
                </m:r>
              </m:sub>
            </m:s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+T</m:t>
            </m:r>
          </m:sup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g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t</m:t>
                </m:r>
              </m:e>
            </m:d>
            <m:func>
              <m:func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cos</m:t>
                </m:r>
              </m:fName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n2</m:t>
                </m:r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val="el-GR" w:eastAsia="zh-TW"/>
                  </w:rPr>
                  <m:t>π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18"/>
                        <w:szCs w:val="18"/>
                        <w:lang w:val="el-GR" w:eastAsia="zh-TW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  <w:lang w:val="el-GR" w:eastAsia="zh-TW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  <w:lang w:eastAsia="zh-TW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val="el-GR" w:eastAsia="zh-TW"/>
                  </w:rPr>
                  <m:t>t</m:t>
                </m:r>
              </m:e>
            </m:func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dt</m:t>
            </m:r>
          </m:e>
        </m:nary>
      </m:oMath>
      <w:r w:rsidR="00D57F93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n</m:t>
            </m:r>
          </m:sub>
        </m:sSub>
        <m:r>
          <w:rPr>
            <w:rFonts w:ascii="Cambria Math" w:eastAsia="Times New Roman" w:hAnsi="Cambria Math" w:cs="Times New Roman"/>
            <w:sz w:val="18"/>
            <w:szCs w:val="1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2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0</m:t>
                </m:r>
              </m:sub>
            </m:sSub>
          </m:den>
        </m:f>
        <m:nary>
          <m:naryPr>
            <m:limLoc m:val="subSup"/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naryPr>
          <m: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1</m:t>
                </m:r>
              </m:sub>
            </m:sSub>
          </m:sub>
          <m:sup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1</m:t>
                </m:r>
              </m:sub>
            </m:s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+T</m:t>
            </m:r>
          </m:sup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g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t</m:t>
                </m:r>
              </m:e>
            </m:d>
            <m:func>
              <m:func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sin</m:t>
                </m:r>
              </m:fName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n2</m:t>
                </m:r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val="el-GR" w:eastAsia="zh-TW"/>
                  </w:rPr>
                  <m:t>π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18"/>
                        <w:szCs w:val="18"/>
                        <w:lang w:val="el-GR" w:eastAsia="zh-TW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  <w:lang w:val="el-GR" w:eastAsia="zh-TW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  <w:lang w:eastAsia="zh-TW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val="el-GR" w:eastAsia="zh-TW"/>
                  </w:rPr>
                  <m:t>t</m:t>
                </m:r>
              </m:e>
            </m:func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dt</m:t>
            </m:r>
          </m:e>
        </m:nary>
      </m:oMath>
      <w:r w:rsidR="00242C0C">
        <w:rPr>
          <w:rFonts w:ascii="Times New Roman" w:eastAsia="Times New Roman" w:hAnsi="Times New Roman" w:cs="Times New Roman"/>
          <w:sz w:val="18"/>
          <w:szCs w:val="18"/>
        </w:rPr>
        <w:t>; **</w:t>
      </w:r>
      <w:r w:rsidR="007A72AE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m:oMath>
        <m:nary>
          <m:naryPr>
            <m:limLoc m:val="subSup"/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naryPr>
          <m: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0</m:t>
                </m:r>
              </m:sub>
            </m:sSub>
          </m:sub>
          <m:sup/>
          <m:e>
            <m:func>
              <m:func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cos</m:t>
                </m:r>
              </m:fName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n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ω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val="el-GR" w:eastAsia="zh-TW"/>
                  </w:rPr>
                  <m:t>t</m:t>
                </m:r>
              </m:e>
            </m:func>
            <m:func>
              <m:func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cos</m:t>
                </m:r>
              </m:fName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m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ω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val="el-GR" w:eastAsia="zh-TW"/>
                  </w:rPr>
                  <m:t>t</m:t>
                </m:r>
              </m:e>
            </m:func>
          </m:e>
        </m:nary>
        <m:r>
          <w:rPr>
            <w:rFonts w:ascii="Cambria Math" w:eastAsia="Times New Roman" w:hAnsi="Cambria Math" w:cs="Times New Roman"/>
            <w:sz w:val="18"/>
            <w:szCs w:val="18"/>
          </w:rPr>
          <m:t>=</m:t>
        </m:r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eqArr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0, n≠m</m:t>
                </m:r>
              </m:e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18"/>
                        <w:szCs w:val="1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18"/>
                            <w:szCs w:val="1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18"/>
                            <w:szCs w:val="18"/>
                          </w:rPr>
                          <m:t>0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2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, n=m≠0</m:t>
                </m:r>
              </m:e>
            </m:eqArr>
          </m:e>
        </m:d>
      </m:oMath>
      <w:r w:rsidR="003D77C0">
        <w:rPr>
          <w:rFonts w:ascii="Times New Roman" w:eastAsia="Times New Roman" w:hAnsi="Times New Roman" w:cs="Times New Roman"/>
          <w:sz w:val="18"/>
          <w:szCs w:val="18"/>
        </w:rPr>
        <w:t>;</w:t>
      </w:r>
      <w:r w:rsidR="00F6377A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m:oMath>
        <m:nary>
          <m:naryPr>
            <m:limLoc m:val="subSup"/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naryPr>
          <m: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0</m:t>
                </m:r>
              </m:sub>
            </m:sSub>
          </m:sub>
          <m:sup/>
          <m:e>
            <m:func>
              <m:func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sin</m:t>
                </m:r>
              </m:fName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n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ω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val="el-GR" w:eastAsia="zh-TW"/>
                  </w:rPr>
                  <m:t>t</m:t>
                </m:r>
              </m:e>
            </m:func>
            <m:func>
              <m:func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sin</m:t>
                </m:r>
              </m:fName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m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ω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val="el-GR" w:eastAsia="zh-TW"/>
                  </w:rPr>
                  <m:t>t</m:t>
                </m:r>
              </m:e>
            </m:func>
          </m:e>
        </m:nary>
        <m:r>
          <w:rPr>
            <w:rFonts w:ascii="Cambria Math" w:eastAsia="Times New Roman" w:hAnsi="Cambria Math" w:cs="Times New Roman"/>
            <w:sz w:val="18"/>
            <w:szCs w:val="18"/>
          </w:rPr>
          <m:t>=</m:t>
        </m:r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eqArr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0, n≠m</m:t>
                </m:r>
              </m:e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18"/>
                        <w:szCs w:val="1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18"/>
                            <w:szCs w:val="1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18"/>
                            <w:szCs w:val="18"/>
                          </w:rPr>
                          <m:t>0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2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, n=m≠0</m:t>
                </m:r>
              </m:e>
            </m:eqArr>
          </m:e>
        </m:d>
      </m:oMath>
      <w:r w:rsidR="00B40863">
        <w:rPr>
          <w:rFonts w:ascii="Times New Roman" w:eastAsia="Times New Roman" w:hAnsi="Times New Roman" w:cs="Times New Roman"/>
          <w:sz w:val="18"/>
          <w:szCs w:val="18"/>
        </w:rPr>
        <w:t>;</w:t>
      </w:r>
      <w:r w:rsidR="00D529DD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m:oMath>
        <m:nary>
          <m:naryPr>
            <m:limLoc m:val="subSup"/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naryPr>
          <m: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0</m:t>
                </m:r>
              </m:sub>
            </m:sSub>
          </m:sub>
          <m:sup/>
          <m:e>
            <m:func>
              <m:func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sin</m:t>
                </m:r>
              </m:fName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n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ω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val="el-GR" w:eastAsia="zh-TW"/>
                  </w:rPr>
                  <m:t>t</m:t>
                </m:r>
              </m:e>
            </m:func>
            <m:func>
              <m:func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cos</m:t>
                </m:r>
              </m:fName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m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ω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val="el-GR" w:eastAsia="zh-TW"/>
                  </w:rPr>
                  <m:t>t</m:t>
                </m:r>
              </m:e>
            </m:func>
          </m:e>
        </m:nary>
        <m:r>
          <w:rPr>
            <w:rFonts w:ascii="Cambria Math" w:eastAsia="Times New Roman" w:hAnsi="Cambria Math" w:cs="Times New Roman"/>
            <w:sz w:val="18"/>
            <w:szCs w:val="18"/>
          </w:rPr>
          <m:t>=0</m:t>
        </m:r>
      </m:oMath>
    </w:p>
    <w:p w14:paraId="160C65F8" w14:textId="1E652C09" w:rsidR="001946AE" w:rsidRDefault="000346DD" w:rsidP="4BD80CBE">
      <w:pPr>
        <w:rPr>
          <w:rFonts w:ascii="Times New Roman" w:eastAsia="Times New Roman" w:hAnsi="Times New Roman" w:cs="Times New Roman"/>
          <w:sz w:val="18"/>
          <w:szCs w:val="18"/>
        </w:rPr>
      </w:pPr>
      <w:r w:rsidRPr="00D636AD">
        <w:rPr>
          <w:rFonts w:ascii="Times New Roman" w:eastAsia="Times New Roman" w:hAnsi="Times New Roman" w:cs="Times New Roman"/>
          <w:b/>
          <w:sz w:val="18"/>
          <w:szCs w:val="18"/>
          <w:u w:val="single"/>
        </w:rPr>
        <w:t>Compact Fourier Series: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n</m:t>
            </m:r>
          </m:sub>
        </m:sSub>
        <m:func>
          <m:func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18"/>
                <w:szCs w:val="18"/>
              </w:rPr>
              <m:t>cos</m:t>
            </m:r>
          </m:fName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n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eastAsia="zh-TW"/>
                  </w:rPr>
                  <m:t>2</m:t>
                </m:r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val="el-GR" w:eastAsia="zh-CN"/>
                  </w:rPr>
                  <m:t>πf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0</m:t>
                </m:r>
              </m:sub>
            </m:s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t</m:t>
            </m:r>
          </m:e>
        </m:func>
        <m:r>
          <w:rPr>
            <w:rFonts w:ascii="Cambria Math" w:eastAsia="Times New Roman" w:hAnsi="Cambria Math" w:cs="Times New Roman"/>
            <w:sz w:val="18"/>
            <w:szCs w:val="18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n</m:t>
            </m:r>
          </m:sub>
        </m:sSub>
        <m:func>
          <m:func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18"/>
                <w:szCs w:val="18"/>
              </w:rPr>
              <m:t>sin</m:t>
            </m:r>
          </m:fName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n2π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val="el-GR" w:eastAsia="zh-TW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0</m:t>
                </m:r>
              </m:sub>
            </m:s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t</m:t>
            </m:r>
          </m:e>
        </m:func>
        <m:r>
          <w:rPr>
            <w:rFonts w:ascii="Cambria Math" w:eastAsia="Times New Roman" w:hAnsi="Cambria Math" w:cs="Times New Roman"/>
            <w:sz w:val="18"/>
            <w:szCs w:val="18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n</m:t>
            </m:r>
          </m:sub>
        </m:sSub>
        <m:func>
          <m:func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18"/>
                <w:szCs w:val="18"/>
              </w:rPr>
              <m:t>cos</m:t>
            </m:r>
          </m:fName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(n2</m:t>
            </m:r>
            <m:r>
              <w:rPr>
                <w:rFonts w:ascii="Cambria Math" w:eastAsia="Times New Roman" w:hAnsi="Cambria Math" w:cs="Times New Roman"/>
                <w:sz w:val="18"/>
                <w:szCs w:val="18"/>
                <w:lang w:val="el-GR" w:eastAsia="zh-TW"/>
              </w:rPr>
              <m:t>π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0</m:t>
                </m:r>
              </m:sub>
            </m:s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t+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val="el-GR" w:eastAsia="zh-TW"/>
                  </w:rPr>
                  <m:t>θ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n</m:t>
                </m:r>
              </m:sub>
            </m:s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)</m:t>
            </m:r>
            <m:ctrlPr>
              <w:rPr>
                <w:rFonts w:ascii="Cambria Math" w:eastAsia="Times New Roman" w:hAnsi="Cambria Math" w:cs="Times New Roman" w:hint="eastAsia"/>
                <w:i/>
                <w:sz w:val="18"/>
                <w:szCs w:val="18"/>
              </w:rPr>
            </m:ctrlPr>
          </m:e>
        </m:func>
      </m:oMath>
      <w:r w:rsidR="007226D0">
        <w:rPr>
          <w:rFonts w:ascii="Times New Roman" w:eastAsia="Times New Roman" w:hAnsi="Times New Roman" w:cs="Times New Roman"/>
          <w:sz w:val="18"/>
          <w:szCs w:val="18"/>
        </w:rPr>
        <w:t xml:space="preserve">, where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0</m:t>
            </m:r>
          </m:sub>
        </m:sSub>
        <m:r>
          <w:rPr>
            <w:rFonts w:ascii="Cambria Math" w:eastAsia="Times New Roman" w:hAnsi="Cambria Math" w:cs="Times New Roman"/>
            <w:sz w:val="18"/>
            <w:szCs w:val="18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0</m:t>
            </m:r>
          </m:sub>
        </m:sSub>
      </m:oMath>
      <w:r w:rsidR="007226D0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n</m:t>
            </m:r>
          </m:sub>
        </m:sSub>
        <m:r>
          <w:rPr>
            <w:rFonts w:ascii="Cambria Math" w:eastAsia="Times New Roman" w:hAnsi="Cambria Math" w:cs="Times New Roman"/>
            <w:sz w:val="18"/>
            <w:szCs w:val="18"/>
          </w:rPr>
          <m:t>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radPr>
          <m:deg/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n</m:t>
                    </m:r>
                  </m:sub>
                </m:sSub>
              </m:e>
              <m:sup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+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n</m:t>
                    </m:r>
                  </m:sub>
                </m:sSub>
              </m:e>
              <m:sup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2</m:t>
                </m:r>
              </m:sup>
            </m:sSup>
          </m:e>
        </m:rad>
      </m:oMath>
      <w:r w:rsidR="00324BA2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θ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n</m:t>
            </m:r>
          </m:sub>
        </m:sSub>
        <m:r>
          <w:rPr>
            <w:rFonts w:ascii="Cambria Math" w:eastAsia="Times New Roman" w:hAnsi="Cambria Math" w:cs="Times New Roman"/>
            <w:sz w:val="18"/>
            <w:szCs w:val="18"/>
          </w:rPr>
          <m:t>=</m:t>
        </m:r>
        <m:func>
          <m:func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funcPr>
          <m:fNam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tan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-1</m:t>
                </m:r>
              </m:sup>
            </m:sSup>
          </m:fName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(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-b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n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n</m:t>
                    </m:r>
                  </m:sub>
                </m:sSub>
              </m:den>
            </m:f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)</m:t>
            </m:r>
          </m:e>
        </m:func>
      </m:oMath>
      <w:r w:rsidR="00845A66">
        <w:rPr>
          <w:rFonts w:ascii="Times New Roman" w:eastAsia="Times New Roman" w:hAnsi="Times New Roman" w:cs="Times New Roman"/>
          <w:sz w:val="18"/>
          <w:szCs w:val="18"/>
        </w:rPr>
        <w:t xml:space="preserve">;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g</m:t>
            </m:r>
          </m:sub>
        </m:sSub>
        <m:r>
          <w:rPr>
            <w:rFonts w:ascii="Cambria Math" w:eastAsia="Times New Roman" w:hAnsi="Cambria Math" w:cs="Times New Roman"/>
            <w:sz w:val="18"/>
            <w:szCs w:val="18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p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0</m:t>
                </m:r>
              </m:sub>
            </m:sSub>
          </m:e>
          <m:sup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18"/>
            <w:szCs w:val="18"/>
          </w:rPr>
          <m:t>+</m:t>
        </m:r>
        <m:f>
          <m:f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2</m:t>
            </m:r>
          </m:den>
        </m:f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n=1</m:t>
            </m:r>
          </m:sub>
          <m:sup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∞</m:t>
            </m:r>
          </m:sup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n</m:t>
                    </m:r>
                  </m:sub>
                </m:sSub>
              </m:e>
              <m:sup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2</m:t>
                </m:r>
              </m:sup>
            </m:sSup>
          </m:e>
        </m:nary>
      </m:oMath>
    </w:p>
    <w:p w14:paraId="71607E98" w14:textId="4735A82D" w:rsidR="006B2562" w:rsidRPr="00C72D14" w:rsidRDefault="008B606A" w:rsidP="4BD80CBE">
      <w:pPr>
        <w:rPr>
          <w:rFonts w:ascii="Times New Roman" w:eastAsia="Times New Roman" w:hAnsi="Times New Roman" w:cs="Times New Roman"/>
          <w:i/>
          <w:sz w:val="18"/>
          <w:szCs w:val="18"/>
        </w:rPr>
      </w:pPr>
      <w:r w:rsidRPr="00D636AD">
        <w:rPr>
          <w:rFonts w:ascii="Times New Roman" w:eastAsia="Times New Roman" w:hAnsi="Times New Roman" w:cs="Times New Roman"/>
          <w:b/>
          <w:sz w:val="18"/>
          <w:szCs w:val="18"/>
          <w:u w:val="single"/>
        </w:rPr>
        <w:t xml:space="preserve">Exponential Fourier </w:t>
      </w:r>
      <w:r w:rsidR="00D841D1" w:rsidRPr="00D636AD">
        <w:rPr>
          <w:rFonts w:ascii="Times New Roman" w:eastAsia="Times New Roman" w:hAnsi="Times New Roman" w:cs="Times New Roman"/>
          <w:b/>
          <w:sz w:val="18"/>
          <w:szCs w:val="18"/>
          <w:u w:val="single"/>
        </w:rPr>
        <w:t>Series:</w:t>
      </w:r>
      <w:r w:rsidR="00D841D1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m:oMath>
        <m:r>
          <w:rPr>
            <w:rFonts w:ascii="Cambria Math" w:eastAsia="Times New Roman" w:hAnsi="Cambria Math" w:cs="Times New Roman"/>
            <w:sz w:val="18"/>
            <w:szCs w:val="18"/>
          </w:rPr>
          <m:t>g</m:t>
        </m:r>
        <m:d>
          <m:d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t</m:t>
            </m:r>
          </m:e>
        </m:d>
        <m:r>
          <w:rPr>
            <w:rFonts w:ascii="Cambria Math" w:eastAsia="Times New Roman" w:hAnsi="Cambria Math" w:cs="Times New Roman"/>
            <w:sz w:val="18"/>
            <w:szCs w:val="18"/>
          </w:rPr>
          <m:t>=</m:t>
        </m:r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n=-∞</m:t>
            </m:r>
          </m:sub>
          <m:sup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∞</m:t>
            </m:r>
          </m:sup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e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-jn2</m:t>
                </m:r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val="el-GR" w:eastAsia="zh-TW"/>
                  </w:rPr>
                  <m:t>π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18"/>
                        <w:szCs w:val="18"/>
                        <w:lang w:eastAsia="zh-TW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  <w:lang w:eastAsia="zh-TW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  <w:lang w:eastAsia="zh-TW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eastAsia="zh-TW"/>
                  </w:rPr>
                  <m:t>t</m:t>
                </m:r>
              </m:sup>
            </m:sSup>
          </m:e>
        </m:nary>
      </m:oMath>
      <w:r w:rsidR="009B61DC">
        <w:rPr>
          <w:rFonts w:ascii="Times New Roman" w:eastAsia="Times New Roman" w:hAnsi="Times New Roman" w:cs="Times New Roman"/>
          <w:sz w:val="18"/>
          <w:szCs w:val="18"/>
        </w:rPr>
        <w:t xml:space="preserve">;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n</m:t>
            </m:r>
          </m:sub>
        </m:sSub>
        <m:r>
          <w:rPr>
            <w:rFonts w:ascii="Cambria Math" w:eastAsia="Times New Roman" w:hAnsi="Cambria Math" w:cs="Times New Roman"/>
            <w:sz w:val="18"/>
            <w:szCs w:val="1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1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0</m:t>
                </m:r>
              </m:sub>
            </m:sSub>
          </m:den>
        </m:f>
        <m:nary>
          <m:naryPr>
            <m:limLoc m:val="subSup"/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naryPr>
          <m: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0</m:t>
                </m:r>
              </m:sub>
            </m:sSub>
          </m:sub>
          <m:sup/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g(t)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e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-jn2</m:t>
                </m:r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val="el-GR" w:eastAsia="zh-TW"/>
                  </w:rPr>
                  <m:t>π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18"/>
                        <w:szCs w:val="18"/>
                        <w:lang w:val="el-GR" w:eastAsia="zh-TW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  <w:lang w:val="el-GR" w:eastAsia="zh-TW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  <w:lang w:eastAsia="zh-TW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val="el-GR" w:eastAsia="zh-TW"/>
                  </w:rPr>
                  <m:t>t</m:t>
                </m:r>
              </m:sup>
            </m:sSup>
          </m:e>
        </m:nary>
      </m:oMath>
      <w:r w:rsidR="00B841CF">
        <w:rPr>
          <w:rFonts w:ascii="Times New Roman" w:eastAsia="Times New Roman" w:hAnsi="Times New Roman" w:cs="Times New Roman"/>
          <w:sz w:val="18"/>
          <w:szCs w:val="18"/>
        </w:rPr>
        <w:t xml:space="preserve">;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g</m:t>
            </m:r>
          </m:sub>
        </m:sSub>
        <m:r>
          <w:rPr>
            <w:rFonts w:ascii="Cambria Math" w:eastAsia="Times New Roman" w:hAnsi="Cambria Math" w:cs="Times New Roman"/>
            <w:sz w:val="18"/>
            <w:szCs w:val="18"/>
          </w:rPr>
          <m:t>=</m:t>
        </m:r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n=-∞</m:t>
            </m:r>
          </m:sub>
          <m:sup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∞</m:t>
            </m:r>
          </m:sup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|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D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n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|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2</m:t>
                </m:r>
              </m:sup>
            </m:sSup>
          </m:e>
        </m:nary>
      </m:oMath>
      <w:r w:rsidR="0032399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m:oMath>
        <m:r>
          <w:rPr>
            <w:rFonts w:ascii="Cambria Math" w:eastAsia="Times New Roman" w:hAnsi="Cambria Math" w:cs="Times New Roman"/>
            <w:sz w:val="18"/>
            <w:szCs w:val="18"/>
          </w:rPr>
          <m:t>→</m:t>
        </m:r>
      </m:oMath>
      <w:r w:rsidR="0032399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p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0</m:t>
                </m:r>
              </m:sub>
            </m:sSub>
          </m:e>
          <m:sup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18"/>
            <w:szCs w:val="18"/>
          </w:rPr>
          <m:t>+2</m:t>
        </m:r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n=1</m:t>
            </m:r>
          </m:sub>
          <m:sup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∞</m:t>
            </m:r>
          </m:sup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|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D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n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|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2</m:t>
                </m:r>
              </m:sup>
            </m:sSup>
          </m:e>
        </m:nary>
      </m:oMath>
      <w:r w:rsidR="00994296">
        <w:rPr>
          <w:rFonts w:ascii="Times New Roman" w:eastAsia="Times New Roman" w:hAnsi="Times New Roman" w:cs="Times New Roman"/>
          <w:sz w:val="18"/>
          <w:szCs w:val="18"/>
        </w:rPr>
        <w:t xml:space="preserve"> (if </w:t>
      </w:r>
      <m:oMath>
        <m:r>
          <w:rPr>
            <w:rFonts w:ascii="Cambria Math" w:eastAsia="Times New Roman" w:hAnsi="Cambria Math" w:cs="Times New Roman"/>
            <w:sz w:val="18"/>
            <w:szCs w:val="18"/>
          </w:rPr>
          <m:t>g(t)</m:t>
        </m:r>
      </m:oMath>
      <w:r w:rsidR="00994296">
        <w:rPr>
          <w:rFonts w:ascii="Times New Roman" w:eastAsia="Times New Roman" w:hAnsi="Times New Roman" w:cs="Times New Roman"/>
          <w:sz w:val="18"/>
          <w:szCs w:val="18"/>
        </w:rPr>
        <w:t xml:space="preserve"> is real)</w:t>
      </w:r>
    </w:p>
    <w:p w14:paraId="12270351" w14:textId="7878A391" w:rsidR="43D6B95F" w:rsidRDefault="43D6B95F" w:rsidP="4BD80CBE">
      <w:pPr>
        <w:rPr>
          <w:rFonts w:ascii="Times New Roman" w:eastAsia="Times New Roman" w:hAnsi="Times New Roman" w:cs="Times New Roman"/>
          <w:sz w:val="18"/>
          <w:szCs w:val="18"/>
        </w:rPr>
      </w:pPr>
      <w:r w:rsidRPr="00D636AD">
        <w:rPr>
          <w:rFonts w:ascii="Times New Roman" w:eastAsia="Times New Roman" w:hAnsi="Times New Roman" w:cs="Times New Roman"/>
          <w:b/>
          <w:sz w:val="18"/>
          <w:szCs w:val="18"/>
          <w:u w:val="single"/>
        </w:rPr>
        <w:t xml:space="preserve">Parseval's </w:t>
      </w:r>
      <w:r w:rsidR="00E71C8B" w:rsidRPr="00D636AD">
        <w:rPr>
          <w:rFonts w:ascii="Times New Roman" w:eastAsia="Times New Roman" w:hAnsi="Times New Roman" w:cs="Times New Roman"/>
          <w:b/>
          <w:sz w:val="18"/>
          <w:szCs w:val="18"/>
          <w:u w:val="single"/>
        </w:rPr>
        <w:t>Theorem</w:t>
      </w:r>
      <w:r w:rsidRPr="00D636AD">
        <w:rPr>
          <w:rFonts w:ascii="Times New Roman" w:eastAsia="Times New Roman" w:hAnsi="Times New Roman" w:cs="Times New Roman"/>
          <w:b/>
          <w:sz w:val="18"/>
          <w:szCs w:val="18"/>
          <w:u w:val="single"/>
        </w:rPr>
        <w:t>:</w:t>
      </w:r>
      <w:r w:rsidRPr="61C71CE5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m:oMath>
        <m:nary>
          <m:naryPr>
            <m:limLoc m:val="subSup"/>
            <m:grow m:val="1"/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-∞</m:t>
            </m:r>
          </m:sub>
          <m:sup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∞</m:t>
            </m:r>
          </m:sup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="Times New Roman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g(t)</m:t>
                    </m:r>
                  </m:e>
                </m:d>
              </m:e>
              <m:sup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ⅆt</m:t>
            </m:r>
          </m:e>
        </m:nary>
        <m:r>
          <w:rPr>
            <w:rFonts w:ascii="Cambria Math" w:eastAsia="Times New Roman" w:hAnsi="Cambria Math" w:cs="Times New Roman"/>
            <w:sz w:val="18"/>
            <w:szCs w:val="18"/>
          </w:rPr>
          <m:t>=</m:t>
        </m:r>
        <m:nary>
          <m:naryPr>
            <m:limLoc m:val="subSup"/>
            <m:grow m:val="1"/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-∞</m:t>
            </m:r>
          </m:sub>
          <m:sup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∞</m:t>
            </m:r>
          </m:sup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="Times New Roman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g</m:t>
                    </m:r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18"/>
                            <w:szCs w:val="18"/>
                          </w:rPr>
                          <m:t>f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ⅆt</m:t>
            </m:r>
          </m:e>
        </m:nary>
      </m:oMath>
    </w:p>
    <w:p w14:paraId="4A70DDE9" w14:textId="4250DDBD" w:rsidR="43D6B95F" w:rsidRDefault="43D6B95F" w:rsidP="4BD80CBE">
      <w:pPr>
        <w:rPr>
          <w:rFonts w:ascii="Times New Roman" w:eastAsia="Times New Roman" w:hAnsi="Times New Roman" w:cs="Times New Roman"/>
          <w:sz w:val="18"/>
          <w:szCs w:val="18"/>
        </w:rPr>
      </w:pPr>
      <w:r w:rsidRPr="61C71CE5">
        <w:rPr>
          <w:rFonts w:ascii="Times New Roman" w:eastAsia="Times New Roman" w:hAnsi="Times New Roman" w:cs="Times New Roman"/>
          <w:sz w:val="18"/>
          <w:szCs w:val="18"/>
        </w:rPr>
        <w:t xml:space="preserve">Existence of </w:t>
      </w:r>
      <w:r w:rsidR="00C72D14" w:rsidRPr="61C71CE5">
        <w:rPr>
          <w:rFonts w:ascii="Times New Roman" w:eastAsia="Times New Roman" w:hAnsi="Times New Roman" w:cs="Times New Roman"/>
          <w:sz w:val="18"/>
          <w:szCs w:val="18"/>
        </w:rPr>
        <w:t>Fourier</w:t>
      </w:r>
      <w:r w:rsidRPr="61C71CE5">
        <w:rPr>
          <w:rFonts w:ascii="Times New Roman" w:eastAsia="Times New Roman" w:hAnsi="Times New Roman" w:cs="Times New Roman"/>
          <w:sz w:val="18"/>
          <w:szCs w:val="18"/>
        </w:rPr>
        <w:t xml:space="preserve"> Transform:</w:t>
      </w:r>
      <m:oMath>
        <m:nary>
          <m:naryPr>
            <m:limLoc m:val="subSup"/>
            <m:grow m:val="1"/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-∞</m:t>
            </m:r>
          </m:sub>
          <m:sup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∞</m:t>
            </m:r>
          </m:sup>
          <m:e>
            <m:d>
              <m:dPr>
                <m:begChr m:val="|"/>
                <m:endChr m:val="|"/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g(t)</m:t>
                </m:r>
              </m:e>
            </m:d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ⅆt</m:t>
            </m:r>
          </m:e>
        </m:nary>
        <m:r>
          <w:rPr>
            <w:rFonts w:ascii="Cambria Math" w:eastAsia="Times New Roman" w:hAnsi="Cambria Math" w:cs="Times New Roman"/>
            <w:sz w:val="18"/>
            <w:szCs w:val="18"/>
          </w:rPr>
          <m:t>&lt;∞</m:t>
        </m:r>
      </m:oMath>
    </w:p>
    <w:p w14:paraId="011105DE" w14:textId="4E1B0CB4" w:rsidR="00674621" w:rsidRDefault="00892422" w:rsidP="4BD80CBE">
      <w:pPr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noProof/>
          <w:sz w:val="18"/>
          <w:szCs w:val="18"/>
          <w:u w:val="single"/>
        </w:rPr>
        <mc:AlternateContent>
          <mc:Choice Requires="wpi">
            <w:drawing>
              <wp:anchor distT="0" distB="0" distL="114300" distR="114300" simplePos="0" relativeHeight="251658276" behindDoc="0" locked="0" layoutInCell="1" allowOverlap="1" wp14:anchorId="6CADC725" wp14:editId="7A2B5A67">
                <wp:simplePos x="0" y="0"/>
                <wp:positionH relativeFrom="column">
                  <wp:posOffset>5788685</wp:posOffset>
                </wp:positionH>
                <wp:positionV relativeFrom="paragraph">
                  <wp:posOffset>258812</wp:posOffset>
                </wp:positionV>
                <wp:extent cx="58320" cy="118800"/>
                <wp:effectExtent l="38100" t="38100" r="5715" b="33655"/>
                <wp:wrapNone/>
                <wp:docPr id="663717240" name="Ink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58320" cy="11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D89818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28" o:spid="_x0000_s1026" type="#_x0000_t75" style="position:absolute;margin-left:455.1pt;margin-top:19.7pt;width:6.05pt;height:10.75pt;z-index:2516582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">
                <v:imagedata r:id="rId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18"/>
          <w:szCs w:val="18"/>
          <w:u w:val="single"/>
        </w:rPr>
        <mc:AlternateContent>
          <mc:Choice Requires="wpi">
            <w:drawing>
              <wp:anchor distT="0" distB="0" distL="114300" distR="114300" simplePos="0" relativeHeight="251658275" behindDoc="0" locked="0" layoutInCell="1" allowOverlap="1" wp14:anchorId="18401B0F" wp14:editId="20D1F0CF">
                <wp:simplePos x="0" y="0"/>
                <wp:positionH relativeFrom="column">
                  <wp:posOffset>5650805</wp:posOffset>
                </wp:positionH>
                <wp:positionV relativeFrom="paragraph">
                  <wp:posOffset>309212</wp:posOffset>
                </wp:positionV>
                <wp:extent cx="193320" cy="1800"/>
                <wp:effectExtent l="38100" t="38100" r="35560" b="36830"/>
                <wp:wrapNone/>
                <wp:docPr id="274820940" name="Ink 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9332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546601" id="Ink 227" o:spid="_x0000_s1026" type="#_x0000_t75" style="position:absolute;margin-left:444.25pt;margin-top:23.65pt;width:16.6pt;height:1.6pt;z-index:25165827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">
                <v:imagedata r:id="rId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18"/>
          <w:szCs w:val="18"/>
          <w:u w:val="single"/>
        </w:rPr>
        <mc:AlternateContent>
          <mc:Choice Requires="wpi">
            <w:drawing>
              <wp:anchor distT="0" distB="0" distL="114300" distR="114300" simplePos="0" relativeHeight="251658274" behindDoc="0" locked="0" layoutInCell="1" allowOverlap="1" wp14:anchorId="4A7F4677" wp14:editId="33B8A7AB">
                <wp:simplePos x="0" y="0"/>
                <wp:positionH relativeFrom="column">
                  <wp:posOffset>3538220</wp:posOffset>
                </wp:positionH>
                <wp:positionV relativeFrom="paragraph">
                  <wp:posOffset>213995</wp:posOffset>
                </wp:positionV>
                <wp:extent cx="166095" cy="116640"/>
                <wp:effectExtent l="38100" t="38100" r="0" b="36195"/>
                <wp:wrapNone/>
                <wp:docPr id="1449208849" name="Ink 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66095" cy="11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8A686F" id="Ink 226" o:spid="_x0000_s1026" type="#_x0000_t75" style="position:absolute;margin-left:277.9pt;margin-top:16.15pt;width:14.5pt;height:10.65pt;z-index:2516582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">
                <v:imagedata r:id="rId1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18"/>
          <w:szCs w:val="18"/>
          <w:u w:val="single"/>
        </w:rPr>
        <mc:AlternateContent>
          <mc:Choice Requires="wpi">
            <w:drawing>
              <wp:anchor distT="0" distB="0" distL="114300" distR="114300" simplePos="0" relativeHeight="251658272" behindDoc="0" locked="0" layoutInCell="1" allowOverlap="1" wp14:anchorId="50158536" wp14:editId="1881F322">
                <wp:simplePos x="0" y="0"/>
                <wp:positionH relativeFrom="column">
                  <wp:posOffset>7125725</wp:posOffset>
                </wp:positionH>
                <wp:positionV relativeFrom="paragraph">
                  <wp:posOffset>520172</wp:posOffset>
                </wp:positionV>
                <wp:extent cx="79200" cy="81000"/>
                <wp:effectExtent l="38100" t="38100" r="35560" b="46355"/>
                <wp:wrapNone/>
                <wp:docPr id="514436950" name="Ink 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79200" cy="8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8E8828" id="Ink 214" o:spid="_x0000_s1026" type="#_x0000_t75" style="position:absolute;margin-left:560.4pt;margin-top:40.25pt;width:7.7pt;height:7.8pt;z-index:2516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">
                <v:imagedata r:id="rId1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18"/>
          <w:szCs w:val="18"/>
          <w:u w:val="single"/>
        </w:rPr>
        <mc:AlternateContent>
          <mc:Choice Requires="wpi">
            <w:drawing>
              <wp:anchor distT="0" distB="0" distL="114300" distR="114300" simplePos="0" relativeHeight="251658271" behindDoc="0" locked="0" layoutInCell="1" allowOverlap="1" wp14:anchorId="48EA320C" wp14:editId="751F4848">
                <wp:simplePos x="0" y="0"/>
                <wp:positionH relativeFrom="column">
                  <wp:posOffset>7061645</wp:posOffset>
                </wp:positionH>
                <wp:positionV relativeFrom="paragraph">
                  <wp:posOffset>504332</wp:posOffset>
                </wp:positionV>
                <wp:extent cx="58680" cy="67680"/>
                <wp:effectExtent l="25400" t="38100" r="43180" b="46990"/>
                <wp:wrapNone/>
                <wp:docPr id="78809457" name="Ink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58680" cy="6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4E1215" id="Ink 212" o:spid="_x0000_s1026" type="#_x0000_t75" style="position:absolute;margin-left:555.35pt;margin-top:39pt;width:6pt;height:6.75pt;z-index:25165827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">
                <v:imagedata r:id="rId1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18"/>
          <w:szCs w:val="18"/>
          <w:u w:val="single"/>
        </w:rPr>
        <mc:AlternateContent>
          <mc:Choice Requires="wpi">
            <w:drawing>
              <wp:anchor distT="0" distB="0" distL="114300" distR="114300" simplePos="0" relativeHeight="251658268" behindDoc="0" locked="0" layoutInCell="1" allowOverlap="1" wp14:anchorId="65374A88" wp14:editId="1DC43B74">
                <wp:simplePos x="0" y="0"/>
                <wp:positionH relativeFrom="column">
                  <wp:posOffset>6694805</wp:posOffset>
                </wp:positionH>
                <wp:positionV relativeFrom="paragraph">
                  <wp:posOffset>100330</wp:posOffset>
                </wp:positionV>
                <wp:extent cx="551180" cy="209550"/>
                <wp:effectExtent l="38100" t="38100" r="20320" b="44450"/>
                <wp:wrapNone/>
                <wp:docPr id="457245092" name="Ink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551180" cy="209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EB5FD8" id="Ink 199" o:spid="_x0000_s1026" type="#_x0000_t75" style="position:absolute;margin-left:526.45pt;margin-top:7.2pt;width:44.8pt;height:17.9pt;z-index:2516582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">
                <v:imagedata r:id="rId1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18"/>
          <w:szCs w:val="18"/>
          <w:u w:val="single"/>
        </w:rPr>
        <mc:AlternateContent>
          <mc:Choice Requires="wpi">
            <w:drawing>
              <wp:anchor distT="0" distB="0" distL="114300" distR="114300" simplePos="0" relativeHeight="251658267" behindDoc="0" locked="0" layoutInCell="1" allowOverlap="1" wp14:anchorId="6A59AD83" wp14:editId="1B675BBF">
                <wp:simplePos x="0" y="0"/>
                <wp:positionH relativeFrom="column">
                  <wp:posOffset>6341745</wp:posOffset>
                </wp:positionH>
                <wp:positionV relativeFrom="paragraph">
                  <wp:posOffset>278130</wp:posOffset>
                </wp:positionV>
                <wp:extent cx="133155" cy="130680"/>
                <wp:effectExtent l="38100" t="38100" r="6985" b="34925"/>
                <wp:wrapNone/>
                <wp:docPr id="2126385806" name="Ink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33155" cy="13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A78DFF" id="Ink 189" o:spid="_x0000_s1026" type="#_x0000_t75" style="position:absolute;margin-left:498.65pt;margin-top:21.2pt;width:11.95pt;height:11.75pt;z-index:2516582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">
                <v:imagedata r:id="rId1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18"/>
          <w:szCs w:val="18"/>
          <w:u w:val="single"/>
        </w:rPr>
        <mc:AlternateContent>
          <mc:Choice Requires="wpi">
            <w:drawing>
              <wp:anchor distT="0" distB="0" distL="114300" distR="114300" simplePos="0" relativeHeight="251658266" behindDoc="0" locked="0" layoutInCell="1" allowOverlap="1" wp14:anchorId="48CF1DBB" wp14:editId="6E8E967C">
                <wp:simplePos x="0" y="0"/>
                <wp:positionH relativeFrom="column">
                  <wp:posOffset>5970270</wp:posOffset>
                </wp:positionH>
                <wp:positionV relativeFrom="paragraph">
                  <wp:posOffset>180975</wp:posOffset>
                </wp:positionV>
                <wp:extent cx="238760" cy="316230"/>
                <wp:effectExtent l="25400" t="38100" r="40640" b="39370"/>
                <wp:wrapNone/>
                <wp:docPr id="229905480" name="Ink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38760" cy="316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FCEE1B" id="Ink 180" o:spid="_x0000_s1026" type="#_x0000_t75" style="position:absolute;margin-left:469.4pt;margin-top:13.55pt;width:20.2pt;height:26.3pt;z-index:2516582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">
                <v:imagedata r:id="rId2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18"/>
          <w:szCs w:val="18"/>
          <w:u w:val="single"/>
        </w:rPr>
        <mc:AlternateContent>
          <mc:Choice Requires="wpi">
            <w:drawing>
              <wp:anchor distT="0" distB="0" distL="114300" distR="114300" simplePos="0" relativeHeight="251658265" behindDoc="0" locked="0" layoutInCell="1" allowOverlap="1" wp14:anchorId="31068CB9" wp14:editId="136AE0E5">
                <wp:simplePos x="0" y="0"/>
                <wp:positionH relativeFrom="column">
                  <wp:posOffset>4872355</wp:posOffset>
                </wp:positionH>
                <wp:positionV relativeFrom="paragraph">
                  <wp:posOffset>95885</wp:posOffset>
                </wp:positionV>
                <wp:extent cx="578485" cy="297180"/>
                <wp:effectExtent l="38100" t="38100" r="43815" b="45720"/>
                <wp:wrapNone/>
                <wp:docPr id="718668731" name="Ink 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578485" cy="297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742377" id="Ink 164" o:spid="_x0000_s1026" type="#_x0000_t75" style="position:absolute;margin-left:382.95pt;margin-top:6.85pt;width:46.95pt;height:24.8pt;z-index:2516582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">
                <v:imagedata r:id="rId2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18"/>
          <w:szCs w:val="18"/>
          <w:u w:val="single"/>
        </w:rPr>
        <mc:AlternateContent>
          <mc:Choice Requires="wpi">
            <w:drawing>
              <wp:anchor distT="0" distB="0" distL="114300" distR="114300" simplePos="0" relativeHeight="251658264" behindDoc="0" locked="0" layoutInCell="1" allowOverlap="1" wp14:anchorId="6833C989" wp14:editId="006ECF88">
                <wp:simplePos x="0" y="0"/>
                <wp:positionH relativeFrom="column">
                  <wp:posOffset>4694555</wp:posOffset>
                </wp:positionH>
                <wp:positionV relativeFrom="paragraph">
                  <wp:posOffset>370840</wp:posOffset>
                </wp:positionV>
                <wp:extent cx="852145" cy="271985"/>
                <wp:effectExtent l="38100" t="38100" r="37465" b="45720"/>
                <wp:wrapNone/>
                <wp:docPr id="1297712254" name="Ink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852145" cy="271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588672" id="Ink 161" o:spid="_x0000_s1026" type="#_x0000_t75" style="position:absolute;margin-left:368.95pt;margin-top:28.5pt;width:68.55pt;height:22.8pt;z-index:251658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">
                <v:imagedata r:id="rId2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18"/>
          <w:szCs w:val="18"/>
          <w:u w:val="single"/>
        </w:rPr>
        <mc:AlternateContent>
          <mc:Choice Requires="wpi">
            <w:drawing>
              <wp:anchor distT="0" distB="0" distL="114300" distR="114300" simplePos="0" relativeHeight="251658263" behindDoc="0" locked="0" layoutInCell="1" allowOverlap="1" wp14:anchorId="4C28133C" wp14:editId="59412A00">
                <wp:simplePos x="0" y="0"/>
                <wp:positionH relativeFrom="column">
                  <wp:posOffset>5126285</wp:posOffset>
                </wp:positionH>
                <wp:positionV relativeFrom="paragraph">
                  <wp:posOffset>39572</wp:posOffset>
                </wp:positionV>
                <wp:extent cx="4680" cy="411480"/>
                <wp:effectExtent l="38100" t="38100" r="46355" b="45720"/>
                <wp:wrapNone/>
                <wp:docPr id="545650816" name="Ink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4680" cy="41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58706E" id="Ink 143" o:spid="_x0000_s1026" type="#_x0000_t75" style="position:absolute;margin-left:402.95pt;margin-top:2.4pt;width:1.75pt;height:33.8pt;z-index:25165826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">
                <v:imagedata r:id="rId2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18"/>
          <w:szCs w:val="18"/>
          <w:u w:val="single"/>
        </w:rPr>
        <mc:AlternateContent>
          <mc:Choice Requires="wpi">
            <w:drawing>
              <wp:anchor distT="0" distB="0" distL="114300" distR="114300" simplePos="0" relativeHeight="251658262" behindDoc="0" locked="0" layoutInCell="1" allowOverlap="1" wp14:anchorId="73F91BBF" wp14:editId="70DA01CE">
                <wp:simplePos x="0" y="0"/>
                <wp:positionH relativeFrom="column">
                  <wp:posOffset>3956510</wp:posOffset>
                </wp:positionH>
                <wp:positionV relativeFrom="paragraph">
                  <wp:posOffset>85725</wp:posOffset>
                </wp:positionV>
                <wp:extent cx="597960" cy="347040"/>
                <wp:effectExtent l="38100" t="38100" r="37465" b="46990"/>
                <wp:wrapNone/>
                <wp:docPr id="1964984616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597960" cy="3467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061092" id="Ink 142" o:spid="_x0000_s1026" type="#_x0000_t75" style="position:absolute;margin-left:310.85pt;margin-top:6.05pt;width:48.5pt;height:28.75pt;z-index:25165826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">
                <v:imagedata r:id="rId2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18"/>
          <w:szCs w:val="18"/>
          <w:u w:val="single"/>
        </w:rPr>
        <mc:AlternateContent>
          <mc:Choice Requires="wpi">
            <w:drawing>
              <wp:anchor distT="0" distB="0" distL="114300" distR="114300" simplePos="0" relativeHeight="251658261" behindDoc="0" locked="0" layoutInCell="1" allowOverlap="1" wp14:anchorId="42DA9199" wp14:editId="69D0124C">
                <wp:simplePos x="0" y="0"/>
                <wp:positionH relativeFrom="column">
                  <wp:posOffset>2933165</wp:posOffset>
                </wp:positionH>
                <wp:positionV relativeFrom="paragraph">
                  <wp:posOffset>69092</wp:posOffset>
                </wp:positionV>
                <wp:extent cx="1080" cy="62640"/>
                <wp:effectExtent l="38100" t="38100" r="37465" b="39370"/>
                <wp:wrapNone/>
                <wp:docPr id="1234383332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080" cy="6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FDF51B" id="Ink 116" o:spid="_x0000_s1026" type="#_x0000_t75" style="position:absolute;margin-left:230.25pt;margin-top:4.75pt;width:1.5pt;height:6.35pt;z-index:25165826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">
                <v:imagedata r:id="rId3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18"/>
          <w:szCs w:val="18"/>
          <w:u w:val="single"/>
        </w:rPr>
        <mc:AlternateContent>
          <mc:Choice Requires="wpi">
            <w:drawing>
              <wp:anchor distT="0" distB="0" distL="114300" distR="114300" simplePos="0" relativeHeight="251658260" behindDoc="0" locked="0" layoutInCell="1" allowOverlap="1" wp14:anchorId="6FE4C6BE" wp14:editId="70DC09C5">
                <wp:simplePos x="0" y="0"/>
                <wp:positionH relativeFrom="column">
                  <wp:posOffset>2530685</wp:posOffset>
                </wp:positionH>
                <wp:positionV relativeFrom="paragraph">
                  <wp:posOffset>180332</wp:posOffset>
                </wp:positionV>
                <wp:extent cx="736560" cy="244080"/>
                <wp:effectExtent l="38100" t="38100" r="26035" b="35560"/>
                <wp:wrapNone/>
                <wp:docPr id="1163107583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736560" cy="24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E4CA97" id="Ink 115" o:spid="_x0000_s1026" type="#_x0000_t75" style="position:absolute;margin-left:198.55pt;margin-top:13.5pt;width:59.45pt;height:20.6pt;z-index:2516582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">
                <v:imagedata r:id="rId3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18"/>
          <w:szCs w:val="18"/>
          <w:u w:val="single"/>
        </w:rPr>
        <mc:AlternateContent>
          <mc:Choice Requires="wpi">
            <w:drawing>
              <wp:anchor distT="0" distB="0" distL="114300" distR="114300" simplePos="0" relativeHeight="251658259" behindDoc="0" locked="0" layoutInCell="1" allowOverlap="1" wp14:anchorId="029A8416" wp14:editId="01DE5C10">
                <wp:simplePos x="0" y="0"/>
                <wp:positionH relativeFrom="column">
                  <wp:posOffset>3178810</wp:posOffset>
                </wp:positionH>
                <wp:positionV relativeFrom="paragraph">
                  <wp:posOffset>385445</wp:posOffset>
                </wp:positionV>
                <wp:extent cx="187485" cy="229060"/>
                <wp:effectExtent l="38100" t="38100" r="41275" b="38100"/>
                <wp:wrapNone/>
                <wp:docPr id="664492414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87485" cy="229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0C4703" id="Ink 114" o:spid="_x0000_s1026" type="#_x0000_t75" style="position:absolute;margin-left:249.6pt;margin-top:29.65pt;width:16.15pt;height:19.5pt;z-index:2516582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">
                <v:imagedata r:id="rId3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18"/>
          <w:szCs w:val="18"/>
          <w:u w:val="single"/>
        </w:rPr>
        <mc:AlternateContent>
          <mc:Choice Requires="wpi">
            <w:drawing>
              <wp:anchor distT="0" distB="0" distL="114300" distR="114300" simplePos="0" relativeHeight="251658258" behindDoc="0" locked="0" layoutInCell="1" allowOverlap="1" wp14:anchorId="4C9261F8" wp14:editId="156E6073">
                <wp:simplePos x="0" y="0"/>
                <wp:positionH relativeFrom="column">
                  <wp:posOffset>2448560</wp:posOffset>
                </wp:positionH>
                <wp:positionV relativeFrom="paragraph">
                  <wp:posOffset>355600</wp:posOffset>
                </wp:positionV>
                <wp:extent cx="262095" cy="206800"/>
                <wp:effectExtent l="38100" t="38100" r="43180" b="47625"/>
                <wp:wrapNone/>
                <wp:docPr id="1996363297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262095" cy="20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D4BA12" id="Ink 107" o:spid="_x0000_s1026" type="#_x0000_t75" style="position:absolute;margin-left:192.1pt;margin-top:27.3pt;width:22.1pt;height:17.75pt;z-index:2516582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">
                <v:imagedata r:id="rId3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18"/>
          <w:szCs w:val="18"/>
          <w:u w:val="single"/>
        </w:rPr>
        <mc:AlternateContent>
          <mc:Choice Requires="wpi">
            <w:drawing>
              <wp:anchor distT="0" distB="0" distL="114300" distR="114300" simplePos="0" relativeHeight="251658257" behindDoc="0" locked="0" layoutInCell="1" allowOverlap="1" wp14:anchorId="4C45B870" wp14:editId="21338821">
                <wp:simplePos x="0" y="0"/>
                <wp:positionH relativeFrom="column">
                  <wp:posOffset>2388845</wp:posOffset>
                </wp:positionH>
                <wp:positionV relativeFrom="paragraph">
                  <wp:posOffset>394172</wp:posOffset>
                </wp:positionV>
                <wp:extent cx="939960" cy="23040"/>
                <wp:effectExtent l="38100" t="38100" r="38100" b="40640"/>
                <wp:wrapNone/>
                <wp:docPr id="758642872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93996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BD9C7F" id="Ink 100" o:spid="_x0000_s1026" type="#_x0000_t75" style="position:absolute;margin-left:187.4pt;margin-top:30.35pt;width:75.4pt;height:3.2pt;z-index:25165825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">
                <v:imagedata r:id="rId3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18"/>
          <w:szCs w:val="18"/>
          <w:u w:val="single"/>
        </w:rPr>
        <mc:AlternateContent>
          <mc:Choice Requires="wpi">
            <w:drawing>
              <wp:anchor distT="0" distB="0" distL="114300" distR="114300" simplePos="0" relativeHeight="251658256" behindDoc="0" locked="0" layoutInCell="1" allowOverlap="1" wp14:anchorId="0458CA91" wp14:editId="44F3FA9C">
                <wp:simplePos x="0" y="0"/>
                <wp:positionH relativeFrom="column">
                  <wp:posOffset>2842445</wp:posOffset>
                </wp:positionH>
                <wp:positionV relativeFrom="paragraph">
                  <wp:posOffset>25532</wp:posOffset>
                </wp:positionV>
                <wp:extent cx="5040" cy="457560"/>
                <wp:effectExtent l="38100" t="38100" r="33655" b="38100"/>
                <wp:wrapNone/>
                <wp:docPr id="1312214465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5040" cy="45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65A146" id="Ink 99" o:spid="_x0000_s1026" type="#_x0000_t75" style="position:absolute;margin-left:223.1pt;margin-top:1.3pt;width:1.85pt;height:37.45pt;z-index:25165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">
                <v:imagedata r:id="rId40" o:title=""/>
              </v:shape>
            </w:pict>
          </mc:Fallback>
        </mc:AlternateContent>
      </w:r>
      <w:r w:rsidR="43D6B95F" w:rsidRPr="00D636AD">
        <w:rPr>
          <w:rFonts w:ascii="Times New Roman" w:eastAsia="Times New Roman" w:hAnsi="Times New Roman" w:cs="Times New Roman"/>
          <w:b/>
          <w:sz w:val="18"/>
          <w:szCs w:val="18"/>
          <w:u w:val="single"/>
        </w:rPr>
        <w:t>Rectangular Function:</w:t>
      </w:r>
      <w:r w:rsidR="43D6B95F" w:rsidRPr="61C71CE5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m:oMath>
        <m:r>
          <w:rPr>
            <w:rFonts w:ascii="Cambria Math" w:eastAsia="Times New Roman" w:hAnsi="Cambria Math" w:cs="Times New Roman"/>
            <w:sz w:val="18"/>
            <w:szCs w:val="18"/>
          </w:rPr>
          <m:t>Π</m:t>
        </m:r>
        <m:d>
          <m:d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x</m:t>
            </m:r>
          </m:e>
        </m:d>
        <m:r>
          <w:rPr>
            <w:rFonts w:ascii="Cambria Math" w:eastAsia="Times New Roman" w:hAnsi="Cambria Math" w:cs="Times New Roman"/>
            <w:sz w:val="18"/>
            <w:szCs w:val="18"/>
          </w:rPr>
          <m:t>=</m:t>
        </m:r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eqArr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1 if |x|≤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2</m:t>
                    </m:r>
                  </m:den>
                </m:f>
              </m:e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0 if |x|&gt;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2</m:t>
                    </m:r>
                  </m:den>
                </m:f>
              </m:e>
            </m:eqArr>
          </m:e>
        </m:d>
      </m:oMath>
      <w:r w:rsidR="0067539E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9E62EC">
        <w:rPr>
          <w:rFonts w:ascii="Times New Roman" w:eastAsia="Times New Roman" w:hAnsi="Times New Roman" w:cs="Times New Roman"/>
          <w:sz w:val="18"/>
          <w:szCs w:val="18"/>
        </w:rPr>
        <w:t xml:space="preserve">; </w:t>
      </w:r>
    </w:p>
    <w:p w14:paraId="31252225" w14:textId="062C2E2E" w:rsidR="43D6B95F" w:rsidRDefault="00892422" w:rsidP="4BD80CBE">
      <w:pPr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noProof/>
          <w:sz w:val="18"/>
          <w:szCs w:val="18"/>
          <w:u w:val="single"/>
        </w:rPr>
        <mc:AlternateContent>
          <mc:Choice Requires="wpi">
            <w:drawing>
              <wp:anchor distT="0" distB="0" distL="114300" distR="114300" simplePos="0" relativeHeight="251658273" behindDoc="0" locked="0" layoutInCell="1" allowOverlap="1" wp14:anchorId="2E01A629" wp14:editId="2ED5B821">
                <wp:simplePos x="0" y="0"/>
                <wp:positionH relativeFrom="column">
                  <wp:posOffset>7048500</wp:posOffset>
                </wp:positionH>
                <wp:positionV relativeFrom="paragraph">
                  <wp:posOffset>-80645</wp:posOffset>
                </wp:positionV>
                <wp:extent cx="286385" cy="304665"/>
                <wp:effectExtent l="38100" t="38100" r="31115" b="38735"/>
                <wp:wrapNone/>
                <wp:docPr id="798141323" name="Ink 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286385" cy="304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B3CCDE" id="Ink 219" o:spid="_x0000_s1026" type="#_x0000_t75" style="position:absolute;margin-left:554.3pt;margin-top:-7.05pt;width:23.95pt;height:25.45pt;z-index:2516582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">
                <v:imagedata r:id="rId4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18"/>
          <w:szCs w:val="18"/>
          <w:u w:val="single"/>
        </w:rPr>
        <mc:AlternateContent>
          <mc:Choice Requires="wpi">
            <w:drawing>
              <wp:anchor distT="0" distB="0" distL="114300" distR="114300" simplePos="0" relativeHeight="251658270" behindDoc="0" locked="0" layoutInCell="1" allowOverlap="1" wp14:anchorId="2F0C60D0" wp14:editId="27896334">
                <wp:simplePos x="0" y="0"/>
                <wp:positionH relativeFrom="column">
                  <wp:posOffset>6753485</wp:posOffset>
                </wp:positionH>
                <wp:positionV relativeFrom="paragraph">
                  <wp:posOffset>223072</wp:posOffset>
                </wp:positionV>
                <wp:extent cx="36000" cy="23400"/>
                <wp:effectExtent l="38100" t="38100" r="40640" b="40640"/>
                <wp:wrapNone/>
                <wp:docPr id="2131651866" name="Ink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600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F47462" id="Ink 211" o:spid="_x0000_s1026" type="#_x0000_t75" style="position:absolute;margin-left:531.05pt;margin-top:16.85pt;width:4.3pt;height:3.3pt;z-index:2516582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">
                <v:imagedata r:id="rId4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18"/>
          <w:szCs w:val="18"/>
          <w:u w:val="single"/>
        </w:rPr>
        <mc:AlternateContent>
          <mc:Choice Requires="wpi">
            <w:drawing>
              <wp:anchor distT="0" distB="0" distL="114300" distR="114300" simplePos="0" relativeHeight="251658269" behindDoc="0" locked="0" layoutInCell="1" allowOverlap="1" wp14:anchorId="4B9955AB" wp14:editId="1ED519EC">
                <wp:simplePos x="0" y="0"/>
                <wp:positionH relativeFrom="column">
                  <wp:posOffset>6572250</wp:posOffset>
                </wp:positionH>
                <wp:positionV relativeFrom="paragraph">
                  <wp:posOffset>-121285</wp:posOffset>
                </wp:positionV>
                <wp:extent cx="283845" cy="360630"/>
                <wp:effectExtent l="38100" t="38100" r="0" b="46355"/>
                <wp:wrapNone/>
                <wp:docPr id="1317032514" name="Ink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283845" cy="360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7CA4ED" id="Ink 210" o:spid="_x0000_s1026" type="#_x0000_t75" style="position:absolute;margin-left:516.8pt;margin-top:-10.25pt;width:23.75pt;height:29.85pt;z-index:25165826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">
                <v:imagedata r:id="rId46" o:title=""/>
              </v:shape>
            </w:pict>
          </mc:Fallback>
        </mc:AlternateContent>
      </w:r>
      <w:r w:rsidR="43D6B95F" w:rsidRPr="00D636AD">
        <w:rPr>
          <w:rFonts w:ascii="Times New Roman" w:eastAsia="Times New Roman" w:hAnsi="Times New Roman" w:cs="Times New Roman"/>
          <w:b/>
          <w:sz w:val="18"/>
          <w:szCs w:val="18"/>
          <w:u w:val="single"/>
        </w:rPr>
        <w:t>Triangular Function:</w:t>
      </w:r>
      <w:r w:rsidR="00D636AD" w:rsidRPr="00D636AD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</w:t>
      </w:r>
      <m:oMath>
        <m:r>
          <w:rPr>
            <w:rFonts w:ascii="Cambria Math" w:eastAsia="Times New Roman" w:hAnsi="Cambria Math" w:cs="Times New Roman"/>
            <w:sz w:val="18"/>
            <w:szCs w:val="18"/>
          </w:rPr>
          <m:t>Δ</m:t>
        </m:r>
        <m:d>
          <m:d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x</m:t>
            </m:r>
          </m:e>
        </m:d>
        <m:r>
          <w:rPr>
            <w:rFonts w:ascii="Cambria Math" w:eastAsia="Times New Roman" w:hAnsi="Cambria Math" w:cs="Times New Roman"/>
            <w:sz w:val="18"/>
            <w:szCs w:val="18"/>
          </w:rPr>
          <m:t>=</m:t>
        </m:r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eqArr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1-2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="Times New Roman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x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 xml:space="preserve"> if |x|&lt;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2</m:t>
                    </m:r>
                  </m:den>
                </m:f>
              </m:e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0 if |x|&gt;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2</m:t>
                    </m:r>
                  </m:den>
                </m:f>
              </m:e>
            </m:eqArr>
          </m:e>
        </m:d>
      </m:oMath>
      <w:r w:rsidR="00A56280">
        <w:rPr>
          <w:rFonts w:ascii="Times New Roman" w:eastAsia="Times New Roman" w:hAnsi="Times New Roman" w:cs="Times New Roman"/>
          <w:sz w:val="18"/>
          <w:szCs w:val="18"/>
        </w:rPr>
        <w:t xml:space="preserve"> ; </w:t>
      </w:r>
      <w:r w:rsidR="43D6B95F" w:rsidRPr="61C71CE5">
        <w:rPr>
          <w:rFonts w:ascii="Times New Roman" w:eastAsia="Times New Roman" w:hAnsi="Times New Roman" w:cs="Times New Roman"/>
          <w:sz w:val="18"/>
          <w:szCs w:val="18"/>
        </w:rPr>
        <w:t xml:space="preserve">or </w:t>
      </w:r>
      <m:oMath>
        <m:r>
          <w:rPr>
            <w:rFonts w:ascii="Cambria Math" w:eastAsia="Times New Roman" w:hAnsi="Cambria Math" w:cs="Times New Roman"/>
            <w:sz w:val="18"/>
            <w:szCs w:val="18"/>
          </w:rPr>
          <m:t>Δ(</m:t>
        </m:r>
        <m:f>
          <m:f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x</m:t>
            </m:r>
          </m:num>
          <m:den>
            <m:r>
              <w:rPr>
                <w:rFonts w:ascii="Cambria Math" w:eastAsia="Times New Roman" w:hAnsi="Cambria Math" w:cs="Times New Roman"/>
                <w:sz w:val="18"/>
                <w:szCs w:val="18"/>
                <w:lang w:val="el-GR" w:eastAsia="zh-CN"/>
              </w:rPr>
              <m:t>τ</m:t>
            </m:r>
          </m:den>
        </m:f>
        <m:r>
          <w:rPr>
            <w:rFonts w:ascii="Cambria Math" w:eastAsia="Times New Roman" w:hAnsi="Cambria Math" w:cs="Times New Roman"/>
            <w:sz w:val="18"/>
            <w:szCs w:val="18"/>
          </w:rPr>
          <m:t>)</m:t>
        </m:r>
      </m:oMath>
      <w:r w:rsidR="43D6B95F" w:rsidRPr="61C71CE5">
        <w:rPr>
          <w:rFonts w:ascii="Times New Roman" w:eastAsia="Times New Roman" w:hAnsi="Times New Roman" w:cs="Times New Roman"/>
          <w:sz w:val="18"/>
          <w:szCs w:val="18"/>
        </w:rPr>
        <w:t xml:space="preserve"> where </w:t>
      </w:r>
      <w:r w:rsidR="00664DA2">
        <w:rPr>
          <w:rFonts w:ascii="Times New Roman" w:eastAsia="Times New Roman" w:hAnsi="Times New Roman" w:cs="Times New Roman"/>
          <w:sz w:val="18"/>
          <w:szCs w:val="18"/>
          <w:lang w:val="el-GR" w:eastAsia="zh-CN"/>
        </w:rPr>
        <w:t>τ</w:t>
      </w:r>
      <w:r w:rsidR="43D6B95F" w:rsidRPr="61C71CE5">
        <w:rPr>
          <w:rFonts w:ascii="Times New Roman" w:eastAsia="Times New Roman" w:hAnsi="Times New Roman" w:cs="Times New Roman"/>
          <w:sz w:val="18"/>
          <w:szCs w:val="18"/>
        </w:rPr>
        <w:t xml:space="preserve"> is pulse width</w:t>
      </w:r>
      <w:r w:rsidRPr="61C71CE5">
        <w:rPr>
          <w:rFonts w:ascii="Times New Roman" w:eastAsia="Times New Roman" w:hAnsi="Times New Roman" w:cs="Times New Roman"/>
          <w:sz w:val="18"/>
          <w:szCs w:val="18"/>
        </w:rPr>
        <w:t>.</w:t>
      </w:r>
    </w:p>
    <w:p w14:paraId="393819EC" w14:textId="6FA377C2" w:rsidR="43D6B95F" w:rsidRDefault="008329B8" w:rsidP="4BD80CBE">
      <w:pPr>
        <w:rPr>
          <w:rFonts w:ascii="Times New Roman" w:eastAsia="Times New Roman" w:hAnsi="Times New Roman" w:cs="Times New Roman"/>
          <w:sz w:val="18"/>
          <w:szCs w:val="18"/>
        </w:rPr>
      </w:pPr>
      <w:r w:rsidRPr="61C71CE5">
        <w:rPr>
          <w:rFonts w:ascii="Times New Roman" w:eastAsia="Times New Roman" w:hAnsi="Times New Roman" w:cs="Times New Roman"/>
          <w:sz w:val="18"/>
          <w:szCs w:val="18"/>
        </w:rPr>
        <w:t>Bandwidths</w:t>
      </w:r>
      <w:r w:rsidR="43D6B95F" w:rsidRPr="61C71CE5">
        <w:rPr>
          <w:rFonts w:ascii="Times New Roman" w:eastAsia="Times New Roman" w:hAnsi="Times New Roman" w:cs="Times New Roman"/>
          <w:sz w:val="18"/>
          <w:szCs w:val="18"/>
        </w:rPr>
        <w:t xml:space="preserve">: → if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g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18"/>
            <w:szCs w:val="18"/>
          </w:rPr>
          <m:t>(t)</m:t>
        </m:r>
      </m:oMath>
      <w:r w:rsidR="43D6B95F" w:rsidRPr="61C71CE5">
        <w:rPr>
          <w:rFonts w:ascii="Times New Roman" w:eastAsia="Times New Roman" w:hAnsi="Times New Roman" w:cs="Times New Roman"/>
          <w:sz w:val="18"/>
          <w:szCs w:val="18"/>
        </w:rPr>
        <w:t xml:space="preserve"> and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g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18"/>
            <w:szCs w:val="18"/>
          </w:rPr>
          <m:t>(t)</m:t>
        </m:r>
      </m:oMath>
      <w:r w:rsidR="00163AC6" w:rsidRPr="61C71CE5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163AC6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43D6B95F" w:rsidRPr="61C71CE5">
        <w:rPr>
          <w:rFonts w:ascii="Times New Roman" w:eastAsia="Times New Roman" w:hAnsi="Times New Roman" w:cs="Times New Roman"/>
          <w:sz w:val="18"/>
          <w:szCs w:val="18"/>
        </w:rPr>
        <w:t xml:space="preserve">have bandwidths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1</m:t>
            </m:r>
          </m:sub>
        </m:sSub>
      </m:oMath>
      <w:r w:rsidR="00163AC6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43D6B95F" w:rsidRPr="61C71CE5">
        <w:rPr>
          <w:rFonts w:ascii="Times New Roman" w:eastAsia="Times New Roman" w:hAnsi="Times New Roman" w:cs="Times New Roman"/>
          <w:sz w:val="18"/>
          <w:szCs w:val="18"/>
        </w:rPr>
        <w:t xml:space="preserve">and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2</m:t>
            </m:r>
          </m:sub>
        </m:sSub>
      </m:oMath>
      <w:r w:rsidR="43D6B95F" w:rsidRPr="61C71CE5">
        <w:rPr>
          <w:rFonts w:ascii="Times New Roman" w:eastAsia="Times New Roman" w:hAnsi="Times New Roman" w:cs="Times New Roman"/>
          <w:sz w:val="18"/>
          <w:szCs w:val="18"/>
        </w:rPr>
        <w:t xml:space="preserve">, then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g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18"/>
            <w:szCs w:val="18"/>
          </w:rPr>
          <m:t>(t)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∙g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18"/>
            <w:szCs w:val="18"/>
          </w:rPr>
          <m:t>(t)</m:t>
        </m:r>
      </m:oMath>
      <w:r w:rsidR="006F6C88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43D6B95F" w:rsidRPr="61C71CE5">
        <w:rPr>
          <w:rFonts w:ascii="Times New Roman" w:eastAsia="Times New Roman" w:hAnsi="Times New Roman" w:cs="Times New Roman"/>
          <w:sz w:val="18"/>
          <w:szCs w:val="18"/>
        </w:rPr>
        <w:t xml:space="preserve">has </w:t>
      </w:r>
      <w:r w:rsidR="00C75361" w:rsidRPr="61C71CE5">
        <w:rPr>
          <w:rFonts w:ascii="Times New Roman" w:eastAsia="Times New Roman" w:hAnsi="Times New Roman" w:cs="Times New Roman"/>
          <w:sz w:val="18"/>
          <w:szCs w:val="18"/>
        </w:rPr>
        <w:t>bandwidth</w:t>
      </w:r>
      <w:r w:rsidR="43D6B95F" w:rsidRPr="61C71CE5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1</m:t>
                </m:r>
              </m:sub>
            </m:s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+B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2</m:t>
            </m:r>
          </m:sub>
        </m:sSub>
      </m:oMath>
      <w:r w:rsidR="008035EC">
        <w:rPr>
          <w:rFonts w:ascii="Times New Roman" w:eastAsia="Times New Roman" w:hAnsi="Times New Roman" w:cs="Times New Roman"/>
          <w:sz w:val="18"/>
          <w:szCs w:val="18"/>
        </w:rPr>
        <w:t>.</w:t>
      </w:r>
    </w:p>
    <w:p w14:paraId="042A9000" w14:textId="2A1655B9" w:rsidR="43D6B95F" w:rsidRDefault="43D6B95F" w:rsidP="4BD80CBE">
      <w:pPr>
        <w:rPr>
          <w:rFonts w:ascii="Times New Roman" w:eastAsia="Times New Roman" w:hAnsi="Times New Roman" w:cs="Times New Roman"/>
          <w:sz w:val="18"/>
          <w:szCs w:val="18"/>
        </w:rPr>
      </w:pPr>
      <w:r w:rsidRPr="61C71CE5">
        <w:rPr>
          <w:rFonts w:ascii="Times New Roman" w:eastAsia="Times New Roman" w:hAnsi="Times New Roman" w:cs="Times New Roman"/>
          <w:sz w:val="18"/>
          <w:szCs w:val="18"/>
        </w:rPr>
        <w:t xml:space="preserve">→ width of </w:t>
      </w:r>
      <m:oMath>
        <m:r>
          <w:rPr>
            <w:rFonts w:ascii="Cambria Math" w:eastAsia="Times New Roman" w:hAnsi="Cambria Math" w:cs="Times New Roman"/>
            <w:sz w:val="18"/>
            <w:szCs w:val="18"/>
          </w:rPr>
          <m:t>x</m:t>
        </m:r>
        <m:d>
          <m:d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t</m:t>
            </m:r>
          </m:e>
        </m:d>
        <m:r>
          <w:rPr>
            <w:rFonts w:ascii="Cambria Math" w:eastAsia="Times New Roman" w:hAnsi="Cambria Math" w:cs="Times New Roman"/>
            <w:sz w:val="18"/>
            <w:szCs w:val="18"/>
          </w:rPr>
          <m:t>*y(t)</m:t>
        </m:r>
      </m:oMath>
      <w:r w:rsidR="00FA6A23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61C71CE5">
        <w:rPr>
          <w:rFonts w:ascii="Times New Roman" w:eastAsia="Times New Roman" w:hAnsi="Times New Roman" w:cs="Times New Roman"/>
          <w:sz w:val="18"/>
          <w:szCs w:val="18"/>
        </w:rPr>
        <w:t xml:space="preserve">is sum of widths of </w:t>
      </w:r>
      <m:oMath>
        <m:r>
          <w:rPr>
            <w:rFonts w:ascii="Cambria Math" w:eastAsia="Times New Roman" w:hAnsi="Cambria Math" w:cs="Times New Roman"/>
            <w:sz w:val="18"/>
            <w:szCs w:val="18"/>
          </w:rPr>
          <m:t>x(t)</m:t>
        </m:r>
      </m:oMath>
      <w:r w:rsidR="00FA6A23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61C71CE5">
        <w:rPr>
          <w:rFonts w:ascii="Times New Roman" w:eastAsia="Times New Roman" w:hAnsi="Times New Roman" w:cs="Times New Roman"/>
          <w:sz w:val="18"/>
          <w:szCs w:val="18"/>
        </w:rPr>
        <w:t xml:space="preserve">and </w:t>
      </w:r>
      <m:oMath>
        <m:r>
          <w:rPr>
            <w:rFonts w:ascii="Cambria Math" w:eastAsia="Times New Roman" w:hAnsi="Cambria Math" w:cs="Times New Roman"/>
            <w:sz w:val="18"/>
            <w:szCs w:val="18"/>
          </w:rPr>
          <m:t>y(t)</m:t>
        </m:r>
      </m:oMath>
    </w:p>
    <w:p w14:paraId="3323DDC3" w14:textId="1B400C9C" w:rsidR="43D6B95F" w:rsidRDefault="43D6B95F" w:rsidP="4BD80CBE">
      <w:pPr>
        <w:rPr>
          <w:rFonts w:ascii="Times New Roman" w:eastAsia="Times New Roman" w:hAnsi="Times New Roman" w:cs="Times New Roman"/>
          <w:sz w:val="18"/>
          <w:szCs w:val="18"/>
        </w:rPr>
      </w:pPr>
      <w:r w:rsidRPr="61C71CE5">
        <w:rPr>
          <w:rFonts w:ascii="Times New Roman" w:eastAsia="Times New Roman" w:hAnsi="Times New Roman" w:cs="Times New Roman"/>
          <w:sz w:val="18"/>
          <w:szCs w:val="18"/>
        </w:rPr>
        <w:t xml:space="preserve">→ if bandwidth of </w:t>
      </w:r>
      <m:oMath>
        <m:r>
          <w:rPr>
            <w:rFonts w:ascii="Cambria Math" w:eastAsia="Times New Roman" w:hAnsi="Cambria Math" w:cs="Times New Roman"/>
            <w:sz w:val="18"/>
            <w:szCs w:val="18"/>
          </w:rPr>
          <m:t>g(t)</m:t>
        </m:r>
      </m:oMath>
      <w:r w:rsidR="009B035E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61C71CE5">
        <w:rPr>
          <w:rFonts w:ascii="Times New Roman" w:eastAsia="Times New Roman" w:hAnsi="Times New Roman" w:cs="Times New Roman"/>
          <w:sz w:val="18"/>
          <w:szCs w:val="18"/>
        </w:rPr>
        <w:t xml:space="preserve">is </w:t>
      </w:r>
      <m:oMath>
        <m:r>
          <w:rPr>
            <w:rFonts w:ascii="Cambria Math" w:eastAsia="Times New Roman" w:hAnsi="Cambria Math" w:cs="Times New Roman"/>
            <w:sz w:val="18"/>
            <w:szCs w:val="18"/>
          </w:rPr>
          <m:t>B</m:t>
        </m:r>
      </m:oMath>
      <w:r w:rsidR="009B035E">
        <w:rPr>
          <w:rFonts w:ascii="Times New Roman" w:eastAsia="Times New Roman" w:hAnsi="Times New Roman" w:cs="Times New Roman"/>
          <w:sz w:val="18"/>
          <w:szCs w:val="18"/>
        </w:rPr>
        <w:t xml:space="preserve"> Hz</w:t>
      </w:r>
      <w:r w:rsidRPr="61C71CE5">
        <w:rPr>
          <w:rFonts w:ascii="Times New Roman" w:eastAsia="Times New Roman" w:hAnsi="Times New Roman" w:cs="Times New Roman"/>
          <w:sz w:val="18"/>
          <w:szCs w:val="18"/>
        </w:rPr>
        <w:t xml:space="preserve">, then bandwidth of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g</m:t>
            </m:r>
          </m:e>
          <m:sup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n</m:t>
            </m:r>
          </m:sup>
        </m:sSup>
        <m:r>
          <w:rPr>
            <w:rFonts w:ascii="Cambria Math" w:eastAsia="Times New Roman" w:hAnsi="Cambria Math" w:cs="Times New Roman"/>
            <w:sz w:val="18"/>
            <w:szCs w:val="18"/>
          </w:rPr>
          <m:t>(t)</m:t>
        </m:r>
      </m:oMath>
      <w:r w:rsidRPr="61C71CE5">
        <w:rPr>
          <w:rFonts w:ascii="Times New Roman" w:eastAsia="Times New Roman" w:hAnsi="Times New Roman" w:cs="Times New Roman"/>
          <w:sz w:val="18"/>
          <w:szCs w:val="18"/>
        </w:rPr>
        <w:t xml:space="preserve"> is </w:t>
      </w:r>
      <m:oMath>
        <m:r>
          <w:rPr>
            <w:rFonts w:ascii="Cambria Math" w:eastAsia="Times New Roman" w:hAnsi="Cambria Math" w:cs="Times New Roman"/>
            <w:sz w:val="18"/>
            <w:szCs w:val="18"/>
          </w:rPr>
          <m:t>nB</m:t>
        </m:r>
      </m:oMath>
      <w:r w:rsidR="009B035E">
        <w:rPr>
          <w:rFonts w:ascii="Times New Roman" w:eastAsia="Times New Roman" w:hAnsi="Times New Roman" w:cs="Times New Roman"/>
          <w:sz w:val="18"/>
          <w:szCs w:val="18"/>
        </w:rPr>
        <w:t xml:space="preserve"> Hz. </w:t>
      </w:r>
    </w:p>
    <w:p w14:paraId="374F9867" w14:textId="06F0125B" w:rsidR="00D67B02" w:rsidRDefault="43D6B95F" w:rsidP="4BD80CBE">
      <w:pPr>
        <w:rPr>
          <w:rFonts w:ascii="Times New Roman" w:eastAsia="Times New Roman" w:hAnsi="Times New Roman" w:cs="Times New Roman"/>
          <w:sz w:val="18"/>
          <w:szCs w:val="18"/>
        </w:rPr>
      </w:pPr>
      <w:r w:rsidRPr="61C71CE5">
        <w:rPr>
          <w:rFonts w:ascii="Times New Roman" w:eastAsia="Times New Roman" w:hAnsi="Times New Roman" w:cs="Times New Roman"/>
          <w:sz w:val="18"/>
          <w:szCs w:val="18"/>
        </w:rPr>
        <w:t xml:space="preserve">•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Y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f</m:t>
                </m:r>
              </m:e>
            </m:d>
          </m:e>
        </m:d>
        <m:r>
          <w:rPr>
            <w:rFonts w:ascii="Cambria Math" w:eastAsia="Times New Roman" w:hAnsi="Cambria Math" w:cs="Times New Roman"/>
            <w:sz w:val="18"/>
            <w:szCs w:val="18"/>
          </w:rPr>
          <m:t>=|X</m:t>
        </m:r>
        <m:d>
          <m:d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f</m:t>
            </m:r>
          </m:e>
        </m:d>
        <m:r>
          <w:rPr>
            <w:rFonts w:ascii="Cambria Math" w:eastAsia="Times New Roman" w:hAnsi="Cambria Math" w:cs="Times New Roman"/>
            <w:sz w:val="18"/>
            <w:szCs w:val="18"/>
          </w:rPr>
          <m:t>|∙|H</m:t>
        </m:r>
        <m:d>
          <m:d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f</m:t>
            </m:r>
          </m:e>
        </m:d>
        <m:r>
          <w:rPr>
            <w:rFonts w:ascii="Cambria Math" w:eastAsia="Times New Roman" w:hAnsi="Cambria Math" w:cs="Times New Roman"/>
            <w:sz w:val="18"/>
            <w:szCs w:val="18"/>
          </w:rPr>
          <m:t>|</m:t>
        </m:r>
      </m:oMath>
      <w:r w:rsidRPr="61C71CE5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D67B02">
        <w:rPr>
          <w:rFonts w:ascii="Times New Roman" w:eastAsia="Times New Roman" w:hAnsi="Times New Roman" w:cs="Times New Roman"/>
          <w:sz w:val="18"/>
          <w:szCs w:val="18"/>
        </w:rPr>
        <w:t xml:space="preserve">and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  <w:lang w:val="el-GR" w:eastAsia="zh-CN"/>
              </w:rPr>
              <m:t>θ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  <w:lang w:eastAsia="zh-TW"/>
              </w:rPr>
              <m:t>y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f</m:t>
            </m:r>
          </m:e>
        </m:d>
        <m:r>
          <w:rPr>
            <w:rFonts w:ascii="Cambria Math" w:eastAsia="Times New Roman" w:hAnsi="Cambria Math" w:cs="Times New Roman"/>
            <w:sz w:val="18"/>
            <w:szCs w:val="18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  <w:lang w:val="el-GR" w:eastAsia="zh-CN"/>
              </w:rPr>
              <m:t>θ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  <w:lang w:eastAsia="zh-TW"/>
              </w:rPr>
              <m:t>x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f</m:t>
            </m:r>
          </m:e>
        </m:d>
        <m:r>
          <w:rPr>
            <w:rFonts w:ascii="Cambria Math" w:eastAsia="Times New Roman" w:hAnsi="Cambria Math" w:cs="Times New Roman"/>
            <w:sz w:val="18"/>
            <w:szCs w:val="18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  <w:lang w:val="el-GR" w:eastAsia="zh-CN"/>
              </w:rPr>
              <m:t>θ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  <w:lang w:eastAsia="zh-TW"/>
              </w:rPr>
              <m:t>h</m:t>
            </m:r>
          </m:sub>
        </m:sSub>
        <m:r>
          <w:rPr>
            <w:rFonts w:ascii="Cambria Math" w:eastAsia="Times New Roman" w:hAnsi="Cambria Math" w:cs="Times New Roman"/>
            <w:sz w:val="18"/>
            <w:szCs w:val="18"/>
          </w:rPr>
          <m:t>(f)</m:t>
        </m:r>
      </m:oMath>
    </w:p>
    <w:p w14:paraId="02A634C7" w14:textId="491106C6" w:rsidR="43D6B95F" w:rsidRDefault="00E26151" w:rsidP="4BD80CBE">
      <w:pPr>
        <w:rPr>
          <w:rFonts w:ascii="Times New Roman" w:eastAsia="Times New Roman" w:hAnsi="Times New Roman" w:cs="Times New Roman"/>
          <w:sz w:val="18"/>
          <w:szCs w:val="18"/>
        </w:rPr>
      </w:pP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Distortionless</w:t>
      </w:r>
      <w:proofErr w:type="spellEnd"/>
      <w:r w:rsidR="43D6B95F" w:rsidRPr="61C71CE5">
        <w:rPr>
          <w:rFonts w:ascii="Times New Roman" w:eastAsia="Times New Roman" w:hAnsi="Times New Roman" w:cs="Times New Roman"/>
          <w:sz w:val="18"/>
          <w:szCs w:val="18"/>
        </w:rPr>
        <w:t xml:space="preserve"> Transmission: </w:t>
      </w:r>
      <m:oMath>
        <m:r>
          <w:rPr>
            <w:rFonts w:ascii="Cambria Math" w:eastAsia="Times New Roman" w:hAnsi="Cambria Math" w:cs="Times New Roman"/>
            <w:sz w:val="18"/>
            <w:szCs w:val="18"/>
          </w:rPr>
          <m:t>y</m:t>
        </m:r>
        <m:d>
          <m:d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t</m:t>
            </m:r>
          </m:e>
        </m:d>
        <m:r>
          <w:rPr>
            <w:rFonts w:ascii="Cambria Math" w:eastAsia="Times New Roman" w:hAnsi="Cambria Math" w:cs="Times New Roman"/>
            <w:sz w:val="18"/>
            <w:szCs w:val="18"/>
          </w:rPr>
          <m:t>=kx(t-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d</m:t>
            </m:r>
          </m:sub>
        </m:sSub>
        <m:r>
          <w:rPr>
            <w:rFonts w:ascii="Cambria Math" w:eastAsia="Times New Roman" w:hAnsi="Cambria Math" w:cs="Times New Roman"/>
            <w:sz w:val="18"/>
            <w:szCs w:val="18"/>
          </w:rPr>
          <m:t>)</m:t>
        </m:r>
      </m:oMath>
      <w:r w:rsidR="43D6B95F" w:rsidRPr="61C71CE5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m:oMath>
        <m:r>
          <w:rPr>
            <w:rFonts w:ascii="Cambria Math" w:eastAsia="Times New Roman" w:hAnsi="Cambria Math" w:cs="Times New Roman"/>
            <w:sz w:val="18"/>
            <w:szCs w:val="18"/>
          </w:rPr>
          <m:t>→</m:t>
        </m:r>
      </m:oMath>
      <w:r w:rsidR="43D6B95F" w:rsidRPr="61C71CE5">
        <w:rPr>
          <w:rFonts w:ascii="Times New Roman" w:eastAsia="Times New Roman" w:hAnsi="Times New Roman" w:cs="Times New Roman"/>
          <w:sz w:val="18"/>
          <w:szCs w:val="18"/>
        </w:rPr>
        <w:t xml:space="preserve"> identical in </w:t>
      </w:r>
      <w:r w:rsidR="00A509E7">
        <w:rPr>
          <w:rFonts w:ascii="Times New Roman" w:eastAsia="Times New Roman" w:hAnsi="Times New Roman" w:cs="Times New Roman"/>
          <w:sz w:val="18"/>
          <w:szCs w:val="18"/>
        </w:rPr>
        <w:t>s</w:t>
      </w:r>
      <w:r w:rsidR="43D6B95F" w:rsidRPr="61C71CE5">
        <w:rPr>
          <w:rFonts w:ascii="Times New Roman" w:eastAsia="Times New Roman" w:hAnsi="Times New Roman" w:cs="Times New Roman"/>
          <w:sz w:val="18"/>
          <w:szCs w:val="18"/>
        </w:rPr>
        <w:t>hape w/ delay</w:t>
      </w:r>
      <w:r w:rsidR="00A509E7">
        <w:rPr>
          <w:rFonts w:ascii="Times New Roman" w:eastAsia="Times New Roman" w:hAnsi="Times New Roman" w:cs="Times New Roman"/>
          <w:sz w:val="18"/>
          <w:szCs w:val="18"/>
        </w:rPr>
        <w:t xml:space="preserve">; and </w:t>
      </w:r>
      <m:oMath>
        <m:r>
          <w:rPr>
            <w:rFonts w:ascii="Cambria Math" w:eastAsia="Times New Roman" w:hAnsi="Cambria Math" w:cs="Times New Roman"/>
            <w:sz w:val="18"/>
            <w:szCs w:val="18"/>
          </w:rPr>
          <m:t>Y</m:t>
        </m:r>
        <m:d>
          <m:d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f</m:t>
            </m:r>
          </m:e>
        </m:d>
        <m:r>
          <w:rPr>
            <w:rFonts w:ascii="Cambria Math" w:eastAsia="Times New Roman" w:hAnsi="Cambria Math" w:cs="Times New Roman"/>
            <w:sz w:val="18"/>
            <w:szCs w:val="18"/>
          </w:rPr>
          <m:t>=kX(f)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-j2</m:t>
            </m:r>
            <m:r>
              <w:rPr>
                <w:rFonts w:ascii="Cambria Math" w:eastAsia="Times New Roman" w:hAnsi="Cambria Math" w:cs="Times New Roman"/>
                <w:sz w:val="18"/>
                <w:szCs w:val="18"/>
                <w:lang w:val="el-GR" w:eastAsia="zh-CN"/>
              </w:rPr>
              <m:t>π</m:t>
            </m:r>
            <m:r>
              <w:rPr>
                <w:rFonts w:ascii="Cambria Math" w:eastAsia="Times New Roman" w:hAnsi="Cambria Math" w:cs="Times New Roman"/>
                <w:sz w:val="18"/>
                <w:szCs w:val="18"/>
                <w:lang w:eastAsia="zh-TW"/>
              </w:rPr>
              <m:t>f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  <w:lang w:eastAsia="zh-TW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eastAsia="zh-TW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eastAsia="zh-TW"/>
                  </w:rPr>
                  <m:t>d</m:t>
                </m:r>
              </m:sub>
            </m:sSub>
          </m:sup>
        </m:sSup>
      </m:oMath>
    </w:p>
    <w:p w14:paraId="11CABB47" w14:textId="0E6ED8F9" w:rsidR="005E4F84" w:rsidRDefault="00A70227" w:rsidP="00A70227">
      <w:pPr>
        <w:tabs>
          <w:tab w:val="right" w:pos="11664"/>
        </w:tabs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sz w:val="18"/>
          <w:szCs w:val="18"/>
        </w:rPr>
        <w:lastRenderedPageBreak/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F1C6D61" wp14:editId="6E9A98FC">
                <wp:simplePos x="0" y="0"/>
                <wp:positionH relativeFrom="column">
                  <wp:posOffset>7315</wp:posOffset>
                </wp:positionH>
                <wp:positionV relativeFrom="paragraph">
                  <wp:posOffset>81458</wp:posOffset>
                </wp:positionV>
                <wp:extent cx="7373620" cy="0"/>
                <wp:effectExtent l="0" t="0" r="5080" b="12700"/>
                <wp:wrapNone/>
                <wp:docPr id="112857493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736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4CF8A9" id="Straight Connector 2" o:spid="_x0000_s1026" style="position:absolute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pt,6.4pt" to="581.2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" strokecolor="#156082 [3204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</w:p>
    <w:p w14:paraId="3C2AB30A" w14:textId="4BE2DE17" w:rsidR="00A70227" w:rsidRDefault="003D186F" w:rsidP="00A70227">
      <w:pPr>
        <w:tabs>
          <w:tab w:val="right" w:pos="11664"/>
        </w:tabs>
        <w:rPr>
          <w:rFonts w:ascii="Times New Roman" w:eastAsia="Times New Roman" w:hAnsi="Times New Roman" w:cs="Times New Roman"/>
          <w:sz w:val="18"/>
          <w:szCs w:val="18"/>
        </w:rPr>
      </w:pPr>
      <w:r w:rsidRPr="00D636AD">
        <w:rPr>
          <w:rFonts w:ascii="Times New Roman" w:eastAsia="Times New Roman" w:hAnsi="Times New Roman" w:cs="Times New Roman"/>
          <w:b/>
          <w:sz w:val="18"/>
          <w:szCs w:val="18"/>
          <w:u w:val="single"/>
        </w:rPr>
        <w:t>Parseval’s Theorem</w:t>
      </w:r>
      <w:r w:rsidR="00026C51" w:rsidRPr="00D636AD">
        <w:rPr>
          <w:rFonts w:ascii="Times New Roman" w:eastAsia="Times New Roman" w:hAnsi="Times New Roman" w:cs="Times New Roman"/>
          <w:b/>
          <w:sz w:val="18"/>
          <w:szCs w:val="18"/>
          <w:u w:val="single"/>
        </w:rPr>
        <w:t xml:space="preserve"> (frequency domain):</w:t>
      </w:r>
      <w:r w:rsidR="00026C51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g</m:t>
            </m:r>
          </m:sub>
        </m:sSub>
        <m:r>
          <w:rPr>
            <w:rFonts w:ascii="Cambria Math" w:eastAsia="Times New Roman" w:hAnsi="Cambria Math" w:cs="Times New Roman"/>
            <w:sz w:val="18"/>
            <w:szCs w:val="18"/>
          </w:rPr>
          <m:t>=</m:t>
        </m:r>
        <m:nary>
          <m:naryPr>
            <m:limLoc m:val="subSup"/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-∞</m:t>
            </m:r>
          </m:sub>
          <m:sup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∞</m:t>
            </m:r>
          </m:sup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|G(f)|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df</m:t>
            </m:r>
          </m:e>
        </m:nary>
      </m:oMath>
      <w:r w:rsidR="00BE241B">
        <w:rPr>
          <w:rFonts w:ascii="Times New Roman" w:eastAsia="Times New Roman" w:hAnsi="Times New Roman" w:cs="Times New Roman"/>
          <w:sz w:val="18"/>
          <w:szCs w:val="18"/>
        </w:rPr>
        <w:t xml:space="preserve">; if through a filter: </w:t>
      </w:r>
      <m:oMath>
        <m:r>
          <w:rPr>
            <w:rFonts w:ascii="Cambria Math" w:eastAsia="Times New Roman" w:hAnsi="Cambria Math" w:cs="Times New Roman"/>
            <w:sz w:val="18"/>
            <w:szCs w:val="18"/>
          </w:rPr>
          <m:t>Y</m:t>
        </m:r>
        <m:d>
          <m:d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f</m:t>
            </m:r>
          </m:e>
        </m:d>
        <m:r>
          <w:rPr>
            <w:rFonts w:ascii="Cambria Math" w:eastAsia="Times New Roman" w:hAnsi="Cambria Math" w:cs="Times New Roman"/>
            <w:sz w:val="18"/>
            <w:szCs w:val="18"/>
          </w:rPr>
          <m:t>=G</m:t>
        </m:r>
        <m:d>
          <m:d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f</m:t>
            </m:r>
          </m:e>
        </m:d>
        <m:r>
          <w:rPr>
            <w:rFonts w:ascii="Cambria Math" w:eastAsia="Times New Roman" w:hAnsi="Cambria Math" w:cs="Times New Roman"/>
            <w:sz w:val="18"/>
            <w:szCs w:val="18"/>
          </w:rPr>
          <m:t>H</m:t>
        </m:r>
        <m:d>
          <m:d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f</m:t>
            </m:r>
          </m:e>
        </m:d>
      </m:oMath>
      <w:r w:rsidR="006714AA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y</m:t>
            </m:r>
          </m:sub>
        </m:sSub>
        <m:r>
          <w:rPr>
            <w:rFonts w:ascii="Cambria Math" w:eastAsia="Times New Roman" w:hAnsi="Cambria Math" w:cs="Times New Roman"/>
            <w:sz w:val="18"/>
            <w:szCs w:val="18"/>
          </w:rPr>
          <m:t>=2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|G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0</m:t>
                    </m:r>
                  </m:sub>
                </m:sSub>
              </m:e>
            </m:d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|</m:t>
            </m:r>
          </m:e>
          <m:sup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18"/>
            <w:szCs w:val="18"/>
            <w:lang w:val="el-GR" w:eastAsia="zh-TW"/>
          </w:rPr>
          <m:t>Δ</m:t>
        </m:r>
        <m:r>
          <w:rPr>
            <w:rFonts w:ascii="Cambria Math" w:eastAsia="Times New Roman" w:hAnsi="Cambria Math" w:cs="Times New Roman"/>
            <w:sz w:val="18"/>
            <w:szCs w:val="18"/>
            <w:lang w:eastAsia="zh-TW"/>
          </w:rPr>
          <m:t>f</m:t>
        </m:r>
      </m:oMath>
      <w:r w:rsidR="00B71621">
        <w:rPr>
          <w:rFonts w:ascii="Times New Roman" w:eastAsia="Times New Roman" w:hAnsi="Times New Roman" w:cs="Times New Roman"/>
          <w:sz w:val="18"/>
          <w:szCs w:val="18"/>
          <w:lang w:eastAsia="zh-TW"/>
        </w:rPr>
        <w:t xml:space="preserve"> </w:t>
      </w:r>
      <w:r w:rsidR="005E73A0">
        <w:rPr>
          <w:rFonts w:ascii="Times New Roman" w:eastAsia="Times New Roman" w:hAnsi="Times New Roman" w:cs="Times New Roman"/>
          <w:sz w:val="18"/>
          <w:szCs w:val="18"/>
          <w:lang w:eastAsia="zh-TW"/>
        </w:rPr>
        <w:t>(</w:t>
      </w:r>
      <w:r w:rsidR="00B71621">
        <w:rPr>
          <w:rFonts w:ascii="Times New Roman" w:eastAsia="Times New Roman" w:hAnsi="Times New Roman" w:cs="Times New Roman"/>
          <w:sz w:val="18"/>
          <w:szCs w:val="18"/>
          <w:lang w:eastAsia="zh-TW"/>
        </w:rPr>
        <w:t xml:space="preserve">if </w:t>
      </w:r>
      <m:oMath>
        <m:r>
          <w:rPr>
            <w:rFonts w:ascii="Cambria Math" w:eastAsia="Times New Roman" w:hAnsi="Cambria Math" w:cs="Times New Roman"/>
            <w:sz w:val="18"/>
            <w:szCs w:val="18"/>
            <w:lang w:eastAsia="zh-TW"/>
          </w:rPr>
          <m:t>H</m:t>
        </m:r>
        <m:d>
          <m:d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  <w:lang w:eastAsia="zh-TW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  <w:lang w:eastAsia="zh-TW"/>
              </w:rPr>
              <m:t>f</m:t>
            </m:r>
          </m:e>
        </m:d>
        <m:r>
          <w:rPr>
            <w:rFonts w:ascii="Cambria Math" w:eastAsia="Times New Roman" w:hAnsi="Cambria Math" w:cs="Times New Roman"/>
            <w:sz w:val="18"/>
            <w:szCs w:val="18"/>
            <w:lang w:eastAsia="zh-TW"/>
          </w:rPr>
          <m:t>=1</m:t>
        </m:r>
      </m:oMath>
      <w:r w:rsidR="00B71621">
        <w:rPr>
          <w:rFonts w:ascii="Times New Roman" w:eastAsia="Times New Roman" w:hAnsi="Times New Roman" w:cs="Times New Roman"/>
          <w:sz w:val="18"/>
          <w:szCs w:val="18"/>
          <w:lang w:eastAsia="zh-TW"/>
        </w:rPr>
        <w:t>)</w:t>
      </w:r>
      <w:r w:rsidR="00B77FB1">
        <w:rPr>
          <w:rFonts w:ascii="Times New Roman" w:eastAsia="Times New Roman" w:hAnsi="Times New Roman" w:cs="Times New Roman"/>
          <w:sz w:val="18"/>
          <w:szCs w:val="18"/>
          <w:lang w:eastAsia="zh-TW"/>
        </w:rPr>
        <w:t>,</w:t>
      </w:r>
      <w:r w:rsidR="00FF51C6">
        <w:rPr>
          <w:rFonts w:ascii="Times New Roman" w:eastAsia="Times New Roman" w:hAnsi="Times New Roman" w:cs="Times New Roman"/>
          <w:sz w:val="18"/>
          <w:szCs w:val="18"/>
          <w:lang w:eastAsia="zh-TW"/>
        </w:rPr>
        <w:t xml:space="preserve"> where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  <w:lang w:eastAsia="zh-TW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18"/>
                <w:szCs w:val="18"/>
                <w:lang w:eastAsia="zh-TW"/>
              </w:rPr>
              <m:t>|G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  <w:lang w:eastAsia="zh-TW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18"/>
                        <w:szCs w:val="18"/>
                        <w:lang w:eastAsia="zh-TW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  <w:lang w:eastAsia="zh-TW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  <w:lang w:eastAsia="zh-TW"/>
                      </w:rPr>
                      <m:t>0</m:t>
                    </m:r>
                  </m:sub>
                </m:sSub>
              </m:e>
            </m:d>
            <m:r>
              <w:rPr>
                <w:rFonts w:ascii="Cambria Math" w:eastAsia="Times New Roman" w:hAnsi="Cambria Math" w:cs="Times New Roman"/>
                <w:sz w:val="18"/>
                <w:szCs w:val="18"/>
                <w:lang w:eastAsia="zh-TW"/>
              </w:rPr>
              <m:t>|</m:t>
            </m:r>
          </m:e>
          <m:sup>
            <m:r>
              <w:rPr>
                <w:rFonts w:ascii="Cambria Math" w:eastAsia="Times New Roman" w:hAnsi="Cambria Math" w:cs="Times New Roman"/>
                <w:sz w:val="18"/>
                <w:szCs w:val="18"/>
                <w:lang w:eastAsia="zh-TW"/>
              </w:rPr>
              <m:t>2</m:t>
            </m:r>
          </m:sup>
        </m:sSup>
      </m:oMath>
      <w:r w:rsidR="00E0381D">
        <w:rPr>
          <w:rFonts w:ascii="Times New Roman" w:eastAsia="Times New Roman" w:hAnsi="Times New Roman" w:cs="Times New Roman"/>
          <w:sz w:val="18"/>
          <w:szCs w:val="18"/>
          <w:lang w:eastAsia="zh-TW"/>
        </w:rPr>
        <w:t xml:space="preserve"> is the ESD</w:t>
      </w:r>
      <w:r w:rsidR="00B77FB1">
        <w:rPr>
          <w:rFonts w:ascii="Times New Roman" w:eastAsia="Times New Roman" w:hAnsi="Times New Roman" w:cs="Times New Roman"/>
          <w:sz w:val="18"/>
          <w:szCs w:val="18"/>
          <w:lang w:eastAsia="zh-TW"/>
        </w:rPr>
        <w:t xml:space="preserve"> and </w:t>
      </w:r>
      <m:oMath>
        <m:r>
          <w:rPr>
            <w:rFonts w:ascii="Cambria Math" w:eastAsia="Times New Roman" w:hAnsi="Cambria Math" w:cs="Times New Roman"/>
            <w:sz w:val="18"/>
            <w:szCs w:val="18"/>
          </w:rPr>
          <m:t>2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|G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0</m:t>
                    </m:r>
                  </m:sub>
                </m:sSub>
              </m:e>
            </m:d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|</m:t>
            </m:r>
          </m:e>
          <m:sup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2</m:t>
            </m:r>
          </m:sup>
        </m:sSup>
      </m:oMath>
      <w:r w:rsidR="00B77FB1">
        <w:rPr>
          <w:rFonts w:ascii="Times New Roman" w:eastAsia="Times New Roman" w:hAnsi="Times New Roman" w:cs="Times New Roman"/>
          <w:sz w:val="18"/>
          <w:szCs w:val="18"/>
        </w:rPr>
        <w:t xml:space="preserve"> b/c of + and </w:t>
      </w:r>
      <w:r w:rsidR="00A92050">
        <w:rPr>
          <w:rFonts w:ascii="Times New Roman" w:eastAsia="Times New Roman" w:hAnsi="Times New Roman" w:cs="Times New Roman"/>
          <w:sz w:val="18"/>
          <w:szCs w:val="18"/>
        </w:rPr>
        <w:t xml:space="preserve">-. Otherwise,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y</m:t>
            </m:r>
          </m:sub>
        </m:sSub>
        <m:r>
          <w:rPr>
            <w:rFonts w:ascii="Cambria Math" w:eastAsia="Times New Roman" w:hAnsi="Cambria Math" w:cs="Times New Roman"/>
            <w:sz w:val="18"/>
            <w:szCs w:val="18"/>
          </w:rPr>
          <m:t>=</m:t>
        </m:r>
        <m:nary>
          <m:naryPr>
            <m:limLoc m:val="subSup"/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-∞</m:t>
            </m:r>
          </m:sub>
          <m:sup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∞</m:t>
            </m:r>
          </m:sup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|G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f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H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f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|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df</m:t>
            </m:r>
          </m:e>
        </m:nary>
      </m:oMath>
    </w:p>
    <w:p w14:paraId="10B2D550" w14:textId="750E3F1D" w:rsidR="006768C7" w:rsidRDefault="006768C7" w:rsidP="00A70227">
      <w:pPr>
        <w:tabs>
          <w:tab w:val="right" w:pos="11664"/>
        </w:tabs>
        <w:rPr>
          <w:rFonts w:ascii="Times New Roman" w:eastAsia="Times New Roman" w:hAnsi="Times New Roman" w:cs="Times New Roman"/>
          <w:sz w:val="18"/>
          <w:szCs w:val="18"/>
        </w:rPr>
      </w:pPr>
      <w:r w:rsidRPr="00D636AD">
        <w:rPr>
          <w:rFonts w:ascii="Times New Roman" w:eastAsia="Times New Roman" w:hAnsi="Times New Roman" w:cs="Times New Roman"/>
          <w:b/>
          <w:sz w:val="18"/>
          <w:szCs w:val="18"/>
          <w:u w:val="single"/>
        </w:rPr>
        <w:t>ENERGY SPECTRAL DENSITY: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ψ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g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τ</m:t>
            </m:r>
          </m:e>
        </m:d>
        <m:r>
          <w:rPr>
            <w:rFonts w:ascii="Cambria Math" w:eastAsia="Times New Roman" w:hAnsi="Cambria Math" w:cs="Times New Roman"/>
            <w:sz w:val="18"/>
            <w:szCs w:val="18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|G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f</m:t>
                </m:r>
              </m:e>
            </m:d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|</m:t>
            </m:r>
          </m:e>
          <m:sup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2</m:t>
            </m:r>
          </m:sup>
        </m:sSup>
      </m:oMath>
      <w:r w:rsidR="00FF172A">
        <w:rPr>
          <w:rFonts w:ascii="Times New Roman" w:eastAsia="Times New Roman" w:hAnsi="Times New Roman" w:cs="Times New Roman"/>
          <w:sz w:val="18"/>
          <w:szCs w:val="18"/>
        </w:rPr>
        <w:t xml:space="preserve">;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g</m:t>
            </m:r>
          </m:sub>
        </m:sSub>
        <m:r>
          <w:rPr>
            <w:rFonts w:ascii="Cambria Math" w:eastAsia="Times New Roman" w:hAnsi="Cambria Math" w:cs="Times New Roman"/>
            <w:sz w:val="18"/>
            <w:szCs w:val="18"/>
          </w:rPr>
          <m:t>=</m:t>
        </m:r>
        <m:nary>
          <m:naryPr>
            <m:limLoc m:val="subSup"/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-∞</m:t>
            </m:r>
          </m:sub>
          <m:sup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∞</m:t>
            </m:r>
          </m:sup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ψ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g</m:t>
                </m:r>
              </m:sub>
            </m:sSub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f</m:t>
                </m:r>
              </m:e>
            </m:d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 xml:space="preserve"> df</m:t>
            </m:r>
          </m:e>
        </m:nary>
      </m:oMath>
    </w:p>
    <w:p w14:paraId="6EB7902B" w14:textId="2DFA394C" w:rsidR="00D64470" w:rsidRDefault="00D64470" w:rsidP="00A70227">
      <w:pPr>
        <w:tabs>
          <w:tab w:val="right" w:pos="11664"/>
        </w:tabs>
        <w:rPr>
          <w:rFonts w:ascii="Times New Roman" w:eastAsia="Times New Roman" w:hAnsi="Times New Roman" w:cs="Times New Roman"/>
          <w:sz w:val="18"/>
          <w:szCs w:val="18"/>
        </w:rPr>
      </w:pPr>
      <w:r w:rsidRPr="00D636AD">
        <w:rPr>
          <w:rFonts w:ascii="Times New Roman" w:eastAsia="Times New Roman" w:hAnsi="Times New Roman" w:cs="Times New Roman"/>
          <w:b/>
          <w:sz w:val="18"/>
          <w:szCs w:val="18"/>
          <w:u w:val="single"/>
        </w:rPr>
        <w:t>Wiener-</w:t>
      </w:r>
      <w:proofErr w:type="spellStart"/>
      <w:r w:rsidRPr="00D636AD">
        <w:rPr>
          <w:rFonts w:ascii="Times New Roman" w:eastAsia="Times New Roman" w:hAnsi="Times New Roman" w:cs="Times New Roman"/>
          <w:b/>
          <w:sz w:val="18"/>
          <w:szCs w:val="18"/>
          <w:u w:val="single"/>
        </w:rPr>
        <w:t>Khintchine</w:t>
      </w:r>
      <w:proofErr w:type="spellEnd"/>
      <w:r w:rsidRPr="00D636AD">
        <w:rPr>
          <w:rFonts w:ascii="Times New Roman" w:eastAsia="Times New Roman" w:hAnsi="Times New Roman" w:cs="Times New Roman"/>
          <w:b/>
          <w:sz w:val="18"/>
          <w:szCs w:val="18"/>
          <w:u w:val="single"/>
        </w:rPr>
        <w:t xml:space="preserve"> Theorem:</w:t>
      </w:r>
      <w:r w:rsidRPr="00D636AD">
        <w:rPr>
          <w:rFonts w:ascii="Times New Roman" w:eastAsia="Times New Roman" w:hAnsi="Times New Roman" w:cs="Times New Roman"/>
          <w:sz w:val="18"/>
          <w:szCs w:val="18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Autocorrelation</w:t>
      </w:r>
      <w:r w:rsidR="00D26FBC">
        <w:rPr>
          <w:rFonts w:ascii="Times New Roman" w:eastAsia="Times New Roman" w:hAnsi="Times New Roman" w:cs="Times New Roman"/>
          <w:sz w:val="18"/>
          <w:szCs w:val="18"/>
        </w:rPr>
        <w:t xml:space="preserve"> of </w:t>
      </w:r>
      <m:oMath>
        <m:r>
          <w:rPr>
            <w:rFonts w:ascii="Cambria Math" w:eastAsia="Times New Roman" w:hAnsi="Cambria Math" w:cs="Times New Roman"/>
            <w:sz w:val="18"/>
            <w:szCs w:val="18"/>
          </w:rPr>
          <m:t>g(t)</m:t>
        </m:r>
      </m:oMath>
      <w:r w:rsidR="00D26FBC">
        <w:rPr>
          <w:rFonts w:ascii="Times New Roman" w:eastAsia="Times New Roman" w:hAnsi="Times New Roman" w:cs="Times New Roman"/>
          <w:sz w:val="18"/>
          <w:szCs w:val="18"/>
        </w:rPr>
        <w:t xml:space="preserve"> and its ESD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Ψ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g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f</m:t>
            </m:r>
          </m:e>
        </m:d>
      </m:oMath>
      <w:r w:rsidR="00C2010C">
        <w:rPr>
          <w:rFonts w:ascii="Times New Roman" w:eastAsia="Times New Roman" w:hAnsi="Times New Roman" w:cs="Times New Roman"/>
          <w:sz w:val="18"/>
          <w:szCs w:val="18"/>
        </w:rPr>
        <w:t xml:space="preserve"> are Fourier Transform paie: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ψ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g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τ</m:t>
            </m:r>
          </m:e>
        </m:d>
        <m:r>
          <w:rPr>
            <w:rFonts w:ascii="Cambria Math" w:eastAsia="Times New Roman" w:hAnsi="Cambria Math" w:cs="Times New Roman"/>
            <w:sz w:val="18"/>
            <w:szCs w:val="18"/>
          </w:rPr>
          <m:t>↔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Ψ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g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f</m:t>
            </m:r>
          </m:e>
        </m:d>
        <m:r>
          <w:rPr>
            <w:rFonts w:ascii="Cambria Math" w:eastAsia="Times New Roman" w:hAnsi="Cambria Math" w:cs="Times New Roman"/>
            <w:sz w:val="18"/>
            <w:szCs w:val="18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|G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f</m:t>
                </m:r>
              </m:e>
            </m:d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|</m:t>
            </m:r>
          </m:e>
          <m:sup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2</m:t>
            </m:r>
          </m:sup>
        </m:sSup>
      </m:oMath>
      <w:r w:rsidR="00BE5FE0">
        <w:rPr>
          <w:rFonts w:ascii="Times New Roman" w:eastAsia="Times New Roman" w:hAnsi="Times New Roman" w:cs="Times New Roman"/>
          <w:sz w:val="18"/>
          <w:szCs w:val="18"/>
        </w:rPr>
        <w:t xml:space="preserve">; **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ψ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g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τ</m:t>
            </m:r>
          </m:e>
        </m:d>
        <m:r>
          <w:rPr>
            <w:rFonts w:ascii="Cambria Math" w:eastAsia="Times New Roman" w:hAnsi="Cambria Math" w:cs="Times New Roman"/>
            <w:sz w:val="18"/>
            <w:szCs w:val="18"/>
          </w:rPr>
          <m:t>=g</m:t>
        </m:r>
        <m:d>
          <m:d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τ</m:t>
            </m:r>
          </m:e>
        </m:d>
        <m:r>
          <w:rPr>
            <w:rFonts w:ascii="Cambria Math" w:eastAsia="Times New Roman" w:hAnsi="Cambria Math" w:cs="Times New Roman"/>
            <w:sz w:val="18"/>
            <w:szCs w:val="18"/>
          </w:rPr>
          <m:t>*g(-</m:t>
        </m:r>
        <m:r>
          <w:rPr>
            <w:rFonts w:ascii="Cambria Math" w:eastAsia="Times New Roman" w:hAnsi="Cambria Math" w:cs="Times New Roman"/>
            <w:sz w:val="18"/>
            <w:szCs w:val="18"/>
            <w:lang w:val="el-GR"/>
          </w:rPr>
          <m:t>τ</m:t>
        </m:r>
        <m:r>
          <w:rPr>
            <w:rFonts w:ascii="Cambria Math" w:eastAsia="Times New Roman" w:hAnsi="Cambria Math" w:cs="Times New Roman"/>
            <w:sz w:val="18"/>
            <w:szCs w:val="18"/>
          </w:rPr>
          <m:t>)</m:t>
        </m:r>
      </m:oMath>
    </w:p>
    <w:p w14:paraId="2C280F7E" w14:textId="52209743" w:rsidR="001F0EB6" w:rsidRDefault="00FC5C53" w:rsidP="00A70227">
      <w:pPr>
        <w:tabs>
          <w:tab w:val="right" w:pos="11664"/>
        </w:tabs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Power: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g</m:t>
            </m:r>
          </m:sub>
        </m:sSub>
        <m:r>
          <w:rPr>
            <w:rFonts w:ascii="Cambria Math" w:eastAsia="Times New Roman" w:hAnsi="Cambria Math" w:cs="Times New Roman"/>
            <w:sz w:val="18"/>
            <w:szCs w:val="18"/>
          </w:rPr>
          <m:t>=</m:t>
        </m:r>
        <m:nary>
          <m:naryPr>
            <m:limLoc m:val="subSup"/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-∞</m:t>
            </m:r>
          </m:sub>
          <m:sup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∞</m:t>
            </m:r>
          </m:sup>
          <m:e>
            <m:func>
              <m:func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eastAsia="Times New Roman" w:hAnsi="Cambria Math" w:cs="Times New Roman"/>
                        <w:i/>
                        <w:sz w:val="18"/>
                        <w:szCs w:val="18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lim</m:t>
                    </m:r>
                  </m:e>
                  <m:lim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T→∞</m:t>
                    </m:r>
                  </m:lim>
                </m:limLow>
              </m:fName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18"/>
                        <w:szCs w:val="1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18"/>
                            <w:szCs w:val="18"/>
                          </w:rPr>
                          <m:t>|G</m:t>
                        </m:r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18"/>
                                <w:szCs w:val="18"/>
                              </w:rPr>
                              <m:t>f</m:t>
                            </m:r>
                          </m:e>
                        </m:d>
                        <m:r>
                          <w:rPr>
                            <w:rFonts w:ascii="Cambria Math" w:eastAsia="Times New Roman" w:hAnsi="Cambria Math" w:cs="Times New Roman"/>
                            <w:sz w:val="18"/>
                            <w:szCs w:val="18"/>
                          </w:rPr>
                          <m:t>|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18"/>
                            <w:szCs w:val="18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T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 xml:space="preserve"> df</m:t>
                </m:r>
              </m:e>
            </m:func>
          </m:e>
        </m:nary>
      </m:oMath>
      <w:r w:rsidR="00B73E62">
        <w:rPr>
          <w:rFonts w:ascii="Times New Roman" w:eastAsia="Times New Roman" w:hAnsi="Times New Roman" w:cs="Times New Roman"/>
          <w:sz w:val="18"/>
          <w:szCs w:val="18"/>
        </w:rPr>
        <w:t xml:space="preserve">; </w:t>
      </w:r>
      <w:r w:rsidR="00B73E62" w:rsidRPr="00D636AD">
        <w:rPr>
          <w:rFonts w:ascii="Times New Roman" w:eastAsia="Times New Roman" w:hAnsi="Times New Roman" w:cs="Times New Roman"/>
          <w:b/>
          <w:sz w:val="18"/>
          <w:szCs w:val="18"/>
          <w:u w:val="single"/>
        </w:rPr>
        <w:t>POWER SPECTRAL DENSITY:</w:t>
      </w:r>
      <w:r w:rsidR="00B73E62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g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f</m:t>
            </m:r>
          </m:e>
        </m:d>
        <m:r>
          <w:rPr>
            <w:rFonts w:ascii="Cambria Math" w:eastAsia="Times New Roman" w:hAnsi="Cambria Math" w:cs="Times New Roman"/>
            <w:sz w:val="18"/>
            <w:szCs w:val="18"/>
          </w:rPr>
          <m:t>=</m:t>
        </m:r>
        <m:func>
          <m:func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funcPr>
          <m:fName>
            <m:limLow>
              <m:limLow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lim</m:t>
                </m:r>
              </m:e>
              <m:lim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T→∞</m:t>
                </m:r>
              </m:lim>
            </m:limLow>
          </m:fName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|G</m:t>
                    </m:r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18"/>
                            <w:szCs w:val="18"/>
                          </w:rPr>
                          <m:t>f</m:t>
                        </m:r>
                      </m:e>
                    </m:d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|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T</m:t>
                </m:r>
              </m:den>
            </m:f>
          </m:e>
        </m:func>
      </m:oMath>
      <w:r w:rsidR="001E5117">
        <w:rPr>
          <w:rFonts w:ascii="Times New Roman" w:eastAsia="Times New Roman" w:hAnsi="Times New Roman" w:cs="Times New Roman"/>
          <w:sz w:val="18"/>
          <w:szCs w:val="18"/>
        </w:rPr>
        <w:t xml:space="preserve"> , so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g</m:t>
            </m:r>
          </m:sub>
        </m:sSub>
        <m:r>
          <w:rPr>
            <w:rFonts w:ascii="Cambria Math" w:eastAsia="Times New Roman" w:hAnsi="Cambria Math" w:cs="Times New Roman"/>
            <w:sz w:val="18"/>
            <w:szCs w:val="18"/>
          </w:rPr>
          <m:t>=</m:t>
        </m:r>
        <m:nary>
          <m:naryPr>
            <m:limLoc m:val="subSup"/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-∞</m:t>
            </m:r>
          </m:sub>
          <m:sup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∞</m:t>
            </m:r>
          </m:sup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S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g</m:t>
                </m:r>
              </m:sub>
            </m:s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(f)</m:t>
            </m:r>
          </m:e>
        </m:nary>
        <m:r>
          <w:rPr>
            <w:rFonts w:ascii="Cambria Math" w:eastAsia="Times New Roman" w:hAnsi="Cambria Math" w:cs="Times New Roman"/>
            <w:sz w:val="18"/>
            <w:szCs w:val="18"/>
          </w:rPr>
          <m:t>df=2</m:t>
        </m:r>
        <m:nary>
          <m:naryPr>
            <m:limLoc m:val="subSup"/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0</m:t>
            </m:r>
          </m:sub>
          <m:sup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∞</m:t>
            </m:r>
          </m:sup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S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g</m:t>
                </m:r>
              </m:sub>
            </m:s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(f)</m:t>
            </m:r>
          </m:e>
        </m:nary>
        <m:r>
          <w:rPr>
            <w:rFonts w:ascii="Cambria Math" w:eastAsia="Times New Roman" w:hAnsi="Cambria Math" w:cs="Times New Roman"/>
            <w:sz w:val="18"/>
            <w:szCs w:val="18"/>
          </w:rPr>
          <m:t xml:space="preserve"> df</m:t>
        </m:r>
      </m:oMath>
      <w:r w:rsidR="00941AFD">
        <w:rPr>
          <w:rFonts w:ascii="Times New Roman" w:eastAsia="Times New Roman" w:hAnsi="Times New Roman" w:cs="Times New Roman"/>
          <w:sz w:val="18"/>
          <w:szCs w:val="18"/>
        </w:rPr>
        <w:t xml:space="preserve"> if it is an even function</w:t>
      </w:r>
    </w:p>
    <w:p w14:paraId="1AA48873" w14:textId="77777777" w:rsidR="00627E81" w:rsidRDefault="004535F1" w:rsidP="00A70227">
      <w:pPr>
        <w:tabs>
          <w:tab w:val="right" w:pos="11664"/>
        </w:tabs>
        <w:rPr>
          <w:rFonts w:ascii="Times New Roman" w:eastAsia="Times New Roman" w:hAnsi="Times New Roman" w:cs="Times New Roman"/>
          <w:sz w:val="18"/>
          <w:szCs w:val="18"/>
        </w:rPr>
      </w:pPr>
      <w:r w:rsidRPr="00D636AD">
        <w:rPr>
          <w:rFonts w:ascii="Times New Roman" w:eastAsia="Times New Roman" w:hAnsi="Times New Roman" w:cs="Times New Roman"/>
          <w:b/>
          <w:sz w:val="18"/>
          <w:szCs w:val="18"/>
        </w:rPr>
        <w:t>Time Autocorrelation</w:t>
      </w:r>
      <w:r w:rsidR="004A4B02" w:rsidRPr="00D636AD">
        <w:rPr>
          <w:rFonts w:ascii="Times New Roman" w:eastAsia="Times New Roman" w:hAnsi="Times New Roman" w:cs="Times New Roman"/>
          <w:b/>
          <w:sz w:val="18"/>
          <w:szCs w:val="18"/>
        </w:rPr>
        <w:t xml:space="preserve"> of Power Signals</w:t>
      </w:r>
      <w:r w:rsidR="000F734E" w:rsidRPr="00D636AD">
        <w:rPr>
          <w:rFonts w:ascii="Times New Roman" w:eastAsia="Times New Roman" w:hAnsi="Times New Roman" w:cs="Times New Roman"/>
          <w:b/>
          <w:sz w:val="18"/>
          <w:szCs w:val="18"/>
        </w:rPr>
        <w:t>:</w:t>
      </w:r>
      <w:r w:rsidR="000F734E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g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-</m:t>
            </m:r>
            <m:r>
              <w:rPr>
                <w:rFonts w:ascii="Cambria Math" w:eastAsia="Times New Roman" w:hAnsi="Cambria Math" w:cs="Times New Roman"/>
                <w:sz w:val="18"/>
                <w:szCs w:val="18"/>
                <w:lang w:val="el-GR"/>
              </w:rPr>
              <m:t>τ</m:t>
            </m:r>
          </m:e>
        </m:d>
        <m:r>
          <w:rPr>
            <w:rFonts w:ascii="Cambria Math" w:eastAsia="Times New Roman" w:hAnsi="Cambria Math" w:cs="Times New Roman"/>
            <w:sz w:val="18"/>
            <w:szCs w:val="18"/>
          </w:rPr>
          <m:t>=</m:t>
        </m:r>
        <m:limLow>
          <m:limLow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limLow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18"/>
                <w:szCs w:val="18"/>
              </w:rPr>
              <m:t>lim</m:t>
            </m:r>
          </m:e>
          <m:lim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T→∞</m:t>
            </m:r>
          </m:lim>
        </m:limLow>
        <m:f>
          <m:f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T</m:t>
            </m:r>
          </m:den>
        </m:f>
        <m:nary>
          <m:naryPr>
            <m:limLoc m:val="subSup"/>
            <m:grow m:val="1"/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-T/2</m:t>
            </m:r>
          </m:sub>
          <m:sup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T/2</m:t>
            </m:r>
          </m:sup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g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t</m:t>
                </m:r>
              </m:e>
            </m:d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⋅g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t-τ</m:t>
                </m:r>
              </m:e>
            </m:d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ⅆt</m:t>
            </m:r>
          </m:e>
        </m:nary>
      </m:oMath>
      <w:r w:rsidR="00062B36">
        <w:rPr>
          <w:rFonts w:ascii="Times New Roman" w:eastAsia="Times New Roman" w:hAnsi="Times New Roman" w:cs="Times New Roman"/>
          <w:sz w:val="18"/>
          <w:szCs w:val="18"/>
        </w:rPr>
        <w:t xml:space="preserve">;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g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-</m:t>
            </m:r>
            <m:r>
              <w:rPr>
                <w:rFonts w:ascii="Cambria Math" w:eastAsia="Times New Roman" w:hAnsi="Cambria Math" w:cs="Times New Roman"/>
                <w:sz w:val="18"/>
                <w:szCs w:val="18"/>
                <w:lang w:val="el-GR"/>
              </w:rPr>
              <m:t>τ</m:t>
            </m:r>
          </m:e>
        </m:d>
        <m:r>
          <w:rPr>
            <w:rFonts w:ascii="Cambria Math" w:eastAsia="Times New Roman" w:hAnsi="Cambria Math" w:cs="Times New Roman"/>
            <w:sz w:val="18"/>
            <w:szCs w:val="18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g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  <w:lang w:val="el-GR"/>
              </w:rPr>
              <m:t>τ</m:t>
            </m:r>
          </m:e>
        </m:d>
      </m:oMath>
      <w:r w:rsidR="009758FE">
        <w:rPr>
          <w:rFonts w:ascii="Times New Roman" w:eastAsia="Times New Roman" w:hAnsi="Times New Roman" w:cs="Times New Roman"/>
          <w:sz w:val="18"/>
          <w:szCs w:val="18"/>
        </w:rPr>
        <w:t xml:space="preserve">; </w:t>
      </w:r>
    </w:p>
    <w:p w14:paraId="6A7509A3" w14:textId="7A05EC43" w:rsidR="002D7854" w:rsidRDefault="0042285C" w:rsidP="00A70227">
      <w:pPr>
        <w:tabs>
          <w:tab w:val="right" w:pos="11664"/>
        </w:tabs>
        <w:rPr>
          <w:rFonts w:ascii="Times New Roman" w:eastAsia="Times New Roman" w:hAnsi="Times New Roman" w:cs="Times New Roman"/>
          <w:sz w:val="18"/>
          <w:szCs w:val="18"/>
        </w:rPr>
      </w:pPr>
      <m:oMath>
        <m:r>
          <w:rPr>
            <w:rFonts w:ascii="Cambria Math" w:eastAsia="Times New Roman" w:hAnsi="Cambria Math" w:cs="Times New Roman"/>
            <w:sz w:val="18"/>
            <w:szCs w:val="18"/>
          </w:rPr>
          <m:t>→</m:t>
        </m:r>
      </m:oMath>
      <w:r>
        <w:rPr>
          <w:rFonts w:ascii="Times New Roman" w:eastAsia="Times New Roman" w:hAnsi="Times New Roman" w:cs="Times New Roman"/>
          <w:sz w:val="18"/>
          <w:szCs w:val="18"/>
        </w:rPr>
        <w:t xml:space="preserve"> PSD of</w:t>
      </w:r>
      <w:r w:rsidR="00AD6595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g</m:t>
            </m:r>
          </m:sub>
        </m:sSub>
        <m:r>
          <w:rPr>
            <w:rFonts w:ascii="Cambria Math" w:eastAsia="Times New Roman" w:hAnsi="Cambria Math" w:cs="Times New Roman"/>
            <w:sz w:val="18"/>
            <w:szCs w:val="18"/>
          </w:rPr>
          <m:t>(f)</m:t>
        </m:r>
      </m:oMath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FC7B1A">
        <w:rPr>
          <w:rFonts w:ascii="Times New Roman" w:eastAsia="Times New Roman" w:hAnsi="Times New Roman" w:cs="Times New Roman"/>
          <w:sz w:val="18"/>
          <w:szCs w:val="18"/>
        </w:rPr>
        <w:t xml:space="preserve">is Fourier Transform of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g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  <w:lang w:val="el-GR"/>
              </w:rPr>
              <m:t>τ</m:t>
            </m:r>
          </m:e>
        </m:d>
      </m:oMath>
      <w:r w:rsidR="00627E81">
        <w:rPr>
          <w:rFonts w:ascii="Times New Roman" w:eastAsia="Times New Roman" w:hAnsi="Times New Roman" w:cs="Times New Roman"/>
          <w:sz w:val="18"/>
          <w:szCs w:val="18"/>
        </w:rPr>
        <w:t xml:space="preserve">;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g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  <w:lang w:val="el-GR"/>
              </w:rPr>
              <m:t>τ</m:t>
            </m:r>
          </m:e>
        </m:d>
        <m:r>
          <w:rPr>
            <w:rFonts w:ascii="Cambria Math" w:eastAsia="Times New Roman" w:hAnsi="Cambria Math" w:cs="Times New Roman"/>
            <w:sz w:val="18"/>
            <w:szCs w:val="18"/>
          </w:rPr>
          <m:t>=</m:t>
        </m:r>
        <m:limLow>
          <m:limLow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limLow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18"/>
                <w:szCs w:val="18"/>
              </w:rPr>
              <m:t>lim</m:t>
            </m:r>
          </m:e>
          <m:lim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T→∞</m:t>
            </m:r>
          </m:lim>
        </m:limLow>
        <m:f>
          <m:f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val="el-GR"/>
                  </w:rPr>
                  <m:t>Ψ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gT</m:t>
                </m:r>
              </m:sub>
            </m:s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(</m:t>
            </m:r>
            <m:r>
              <w:rPr>
                <w:rFonts w:ascii="Cambria Math" w:eastAsia="Times New Roman" w:hAnsi="Cambria Math" w:cs="Times New Roman"/>
                <w:sz w:val="18"/>
                <w:szCs w:val="18"/>
                <w:lang w:val="el-GR"/>
              </w:rPr>
              <m:t>τ</m:t>
            </m:r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)</m:t>
            </m:r>
          </m:num>
          <m:den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T</m:t>
            </m:r>
          </m:den>
        </m:f>
      </m:oMath>
      <w:r w:rsidR="00F952C6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m:oMath>
        <m:r>
          <w:rPr>
            <w:rFonts w:ascii="Cambria Math" w:eastAsia="Times New Roman" w:hAnsi="Cambria Math" w:cs="Times New Roman"/>
            <w:sz w:val="18"/>
            <w:szCs w:val="18"/>
          </w:rPr>
          <m:t>→</m:t>
        </m:r>
      </m:oMath>
      <w:r w:rsidR="00F952C6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9220CC">
        <w:rPr>
          <w:rFonts w:ascii="Times New Roman" w:eastAsia="Times New Roman" w:hAnsi="Times New Roman" w:cs="Times New Roman"/>
          <w:sz w:val="18"/>
          <w:szCs w:val="18"/>
        </w:rPr>
        <w:t>From Wiener-</w:t>
      </w:r>
      <w:proofErr w:type="spellStart"/>
      <w:r w:rsidR="009220CC">
        <w:rPr>
          <w:rFonts w:ascii="Times New Roman" w:eastAsia="Times New Roman" w:hAnsi="Times New Roman" w:cs="Times New Roman"/>
          <w:sz w:val="18"/>
          <w:szCs w:val="18"/>
        </w:rPr>
        <w:t>Khintchine</w:t>
      </w:r>
      <w:proofErr w:type="spellEnd"/>
      <w:r w:rsidR="003641A2">
        <w:rPr>
          <w:rFonts w:ascii="Times New Roman" w:eastAsia="Times New Roman" w:hAnsi="Times New Roman" w:cs="Times New Roman"/>
          <w:sz w:val="18"/>
          <w:szCs w:val="18"/>
        </w:rPr>
        <w:t xml:space="preserve">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g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  <w:lang w:val="el-GR"/>
              </w:rPr>
              <m:t>τ</m:t>
            </m:r>
          </m:e>
        </m:d>
        <m:r>
          <w:rPr>
            <w:rFonts w:ascii="Cambria Math" w:eastAsia="Times New Roman" w:hAnsi="Cambria Math" w:cs="Times New Roman"/>
            <w:sz w:val="18"/>
            <w:szCs w:val="18"/>
          </w:rPr>
          <m:t>↔</m:t>
        </m:r>
        <m:func>
          <m:func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funcPr>
          <m:fName>
            <m:limLow>
              <m:limLow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lim</m:t>
                </m:r>
              </m:e>
              <m:lim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T→∞</m:t>
                </m:r>
              </m:lim>
            </m:limLow>
          </m:fName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|G</m:t>
                    </m:r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18"/>
                            <w:szCs w:val="18"/>
                          </w:rPr>
                          <m:t>f</m:t>
                        </m:r>
                      </m:e>
                    </m:d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|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T</m:t>
                </m:r>
              </m:den>
            </m:f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=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S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g</m:t>
                </m:r>
              </m:sub>
            </m:sSub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f</m:t>
                </m:r>
              </m:e>
            </m:d>
          </m:e>
        </m:func>
      </m:oMath>
    </w:p>
    <w:p w14:paraId="4178DA58" w14:textId="4093C012" w:rsidR="00847140" w:rsidRDefault="00847140" w:rsidP="00A70227">
      <w:pPr>
        <w:tabs>
          <w:tab w:val="right" w:pos="11664"/>
        </w:tabs>
        <w:rPr>
          <w:rFonts w:ascii="Times New Roman" w:eastAsia="Times New Roman" w:hAnsi="Times New Roman" w:cs="Times New Roman"/>
          <w:sz w:val="18"/>
          <w:szCs w:val="18"/>
        </w:rPr>
      </w:pPr>
      <m:oMath>
        <m:r>
          <w:rPr>
            <w:rFonts w:ascii="Cambria Math" w:eastAsia="Times New Roman" w:hAnsi="Cambria Math" w:cs="Times New Roman"/>
            <w:sz w:val="18"/>
            <w:szCs w:val="18"/>
          </w:rPr>
          <m:t>→</m:t>
        </m:r>
      </m:oMath>
      <w:r>
        <w:rPr>
          <w:rFonts w:ascii="Times New Roman" w:eastAsia="Times New Roman" w:hAnsi="Times New Roman" w:cs="Times New Roman"/>
          <w:sz w:val="18"/>
          <w:szCs w:val="18"/>
        </w:rPr>
        <w:t xml:space="preserve"> PSD of Modulated Signal: </w:t>
      </w:r>
      <w:r w:rsidR="0072393C">
        <w:rPr>
          <w:rFonts w:ascii="Times New Roman" w:eastAsia="Times New Roman" w:hAnsi="Times New Roman" w:cs="Times New Roman"/>
          <w:sz w:val="18"/>
          <w:szCs w:val="18"/>
        </w:rPr>
        <w:t xml:space="preserve">if </w:t>
      </w:r>
      <m:oMath>
        <m:r>
          <w:rPr>
            <w:rFonts w:ascii="Cambria Math" w:eastAsia="Times New Roman" w:hAnsi="Cambria Math" w:cs="Times New Roman"/>
            <w:sz w:val="18"/>
            <w:szCs w:val="18"/>
          </w:rPr>
          <m:t>ψ</m:t>
        </m:r>
        <m:d>
          <m:d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t</m:t>
            </m:r>
          </m:e>
        </m:d>
        <m:r>
          <w:rPr>
            <w:rFonts w:ascii="Cambria Math" w:eastAsia="Times New Roman" w:hAnsi="Cambria Math" w:cs="Times New Roman"/>
            <w:sz w:val="18"/>
            <w:szCs w:val="18"/>
          </w:rPr>
          <m:t>=g(t)</m:t>
        </m:r>
        <m:func>
          <m:func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18"/>
                <w:szCs w:val="18"/>
              </w:rPr>
              <m:t>cos</m:t>
            </m:r>
          </m:fName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(2</m:t>
            </m:r>
            <m:r>
              <w:rPr>
                <w:rFonts w:ascii="Cambria Math" w:eastAsia="Times New Roman" w:hAnsi="Cambria Math" w:cs="Times New Roman"/>
                <w:sz w:val="18"/>
                <w:szCs w:val="18"/>
                <w:lang w:val="el-GR" w:eastAsia="zh-TW"/>
              </w:rPr>
              <m:t>π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  <w:lang w:eastAsia="zh-C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eastAsia="zh-CN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eastAsia="zh-CN"/>
                  </w:rPr>
                  <m:t>0</m:t>
                </m:r>
              </m:sub>
            </m:sSub>
            <m:r>
              <w:rPr>
                <w:rFonts w:ascii="Cambria Math" w:eastAsia="Times New Roman" w:hAnsi="Cambria Math" w:cs="Times New Roman"/>
                <w:sz w:val="18"/>
                <w:szCs w:val="18"/>
                <w:lang w:eastAsia="zh-CN"/>
              </w:rPr>
              <m:t>t)</m:t>
            </m:r>
          </m:e>
        </m:func>
      </m:oMath>
      <w:r w:rsidR="00C1684C">
        <w:rPr>
          <w:rFonts w:ascii="Times New Roman" w:eastAsia="Times New Roman" w:hAnsi="Times New Roman" w:cs="Times New Roman"/>
          <w:sz w:val="18"/>
          <w:szCs w:val="18"/>
        </w:rPr>
        <w:t xml:space="preserve"> and if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0</m:t>
            </m:r>
          </m:sub>
        </m:sSub>
        <m:r>
          <w:rPr>
            <w:rFonts w:ascii="Cambria Math" w:eastAsia="Times New Roman" w:hAnsi="Cambria Math" w:cs="Times New Roman"/>
            <w:sz w:val="18"/>
            <w:szCs w:val="18"/>
          </w:rPr>
          <m:t>≥B</m:t>
        </m:r>
      </m:oMath>
      <w:r w:rsidR="007E2BA2">
        <w:rPr>
          <w:rFonts w:ascii="Times New Roman" w:eastAsia="Times New Roman" w:hAnsi="Times New Roman" w:cs="Times New Roman"/>
          <w:sz w:val="18"/>
          <w:szCs w:val="18"/>
        </w:rPr>
        <w:t>, then P</w:t>
      </w:r>
      <w:r w:rsidR="00195BAF">
        <w:rPr>
          <w:rFonts w:ascii="Times New Roman" w:eastAsia="Times New Roman" w:hAnsi="Times New Roman" w:cs="Times New Roman"/>
          <w:sz w:val="18"/>
          <w:szCs w:val="18"/>
        </w:rPr>
        <w:t xml:space="preserve">SD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  <w:lang w:val="el-GR"/>
              </w:rPr>
              <m:t>ψ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f</m:t>
            </m:r>
          </m:e>
        </m:d>
        <m:r>
          <w:rPr>
            <w:rFonts w:ascii="Cambria Math" w:eastAsia="Times New Roman" w:hAnsi="Cambria Math" w:cs="Times New Roman"/>
            <w:sz w:val="18"/>
            <w:szCs w:val="1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A</m:t>
            </m:r>
          </m:den>
        </m:f>
        <m:r>
          <w:rPr>
            <w:rFonts w:ascii="Cambria Math" w:eastAsia="Times New Roman" w:hAnsi="Cambria Math" w:cs="Times New Roman"/>
            <w:sz w:val="18"/>
            <w:szCs w:val="18"/>
          </w:rPr>
          <m:t>[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g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f+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0</m:t>
                </m:r>
              </m:sub>
            </m:sSub>
          </m:e>
        </m:d>
        <m:r>
          <w:rPr>
            <w:rFonts w:ascii="Cambria Math" w:eastAsia="Times New Roman" w:hAnsi="Cambria Math" w:cs="Times New Roman"/>
            <w:sz w:val="18"/>
            <w:szCs w:val="18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g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f-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0</m:t>
                </m:r>
              </m:sub>
            </m:sSub>
          </m:e>
        </m:d>
        <m:r>
          <w:rPr>
            <w:rFonts w:ascii="Cambria Math" w:eastAsia="Times New Roman" w:hAnsi="Cambria Math" w:cs="Times New Roman"/>
            <w:sz w:val="18"/>
            <w:szCs w:val="18"/>
          </w:rPr>
          <m:t>]</m:t>
        </m:r>
      </m:oMath>
    </w:p>
    <w:p w14:paraId="69D71BC4" w14:textId="0828B2E3" w:rsidR="00A9524D" w:rsidRDefault="00677C4B" w:rsidP="00A70227">
      <w:pPr>
        <w:tabs>
          <w:tab w:val="right" w:pos="11664"/>
        </w:tabs>
        <w:rPr>
          <w:rFonts w:ascii="Times New Roman" w:eastAsia="Times New Roman" w:hAnsi="Times New Roman" w:cs="Times New Roman"/>
          <w:i/>
          <w:sz w:val="18"/>
          <w:szCs w:val="18"/>
        </w:rPr>
      </w:pPr>
      <w:r>
        <w:rPr>
          <w:rFonts w:ascii="Times New Roman" w:eastAsia="Times New Roman" w:hAnsi="Times New Roman" w:cs="Times New Roman"/>
          <w:i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936D3DE" wp14:editId="030FF09D">
                <wp:simplePos x="0" y="0"/>
                <wp:positionH relativeFrom="column">
                  <wp:posOffset>0</wp:posOffset>
                </wp:positionH>
                <wp:positionV relativeFrom="paragraph">
                  <wp:posOffset>73736</wp:posOffset>
                </wp:positionV>
                <wp:extent cx="7388352" cy="0"/>
                <wp:effectExtent l="0" t="0" r="15875" b="12700"/>
                <wp:wrapNone/>
                <wp:docPr id="2917608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8835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A9C073" id="Straight Connector 1" o:spid="_x0000_s1026" style="position:absolute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5.8pt" to="581.75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" strokecolor="#156082 [3204]" strokeweight=".5pt">
                <v:stroke joinstyle="miter"/>
              </v:line>
            </w:pict>
          </mc:Fallback>
        </mc:AlternateContent>
      </w:r>
    </w:p>
    <w:p w14:paraId="0D1905C8" w14:textId="0D535604" w:rsidR="00F16996" w:rsidRDefault="001A5ABC" w:rsidP="00A70227">
      <w:pPr>
        <w:tabs>
          <w:tab w:val="right" w:pos="11664"/>
        </w:tabs>
        <w:rPr>
          <w:rFonts w:ascii="Times New Roman" w:eastAsia="Times New Roman" w:hAnsi="Times New Roman" w:cs="Times New Roman"/>
          <w:iCs/>
          <w:sz w:val="18"/>
          <w:szCs w:val="18"/>
          <w:lang w:eastAsia="zh-CN"/>
        </w:rPr>
      </w:pPr>
      <w:r w:rsidRPr="001A29F9">
        <w:rPr>
          <w:rFonts w:ascii="Times New Roman" w:eastAsia="Times New Roman" w:hAnsi="Times New Roman" w:cs="Times New Roman"/>
          <w:b/>
          <w:bCs/>
          <w:iCs/>
          <w:sz w:val="18"/>
          <w:szCs w:val="18"/>
          <w:u w:val="single"/>
          <w:lang w:eastAsia="zh-CN"/>
        </w:rPr>
        <w:t>Modulation:</w:t>
      </w:r>
      <w:r>
        <w:rPr>
          <w:rFonts w:ascii="Times New Roman" w:eastAsia="Times New Roman" w:hAnsi="Times New Roman" w:cs="Times New Roman"/>
          <w:iCs/>
          <w:sz w:val="18"/>
          <w:szCs w:val="18"/>
          <w:lang w:eastAsia="zh-CN"/>
        </w:rPr>
        <w:t xml:space="preserve"> </w:t>
      </w:r>
      <m:oMath>
        <m:r>
          <w:rPr>
            <w:rFonts w:ascii="Cambria Math" w:eastAsia="Times New Roman" w:hAnsi="Cambria Math" w:cs="Times New Roman"/>
            <w:sz w:val="18"/>
            <w:szCs w:val="18"/>
            <w:lang w:eastAsia="zh-CN"/>
          </w:rPr>
          <m:t>s</m:t>
        </m:r>
        <m:d>
          <m:dPr>
            <m:ctrlPr>
              <w:rPr>
                <w:rFonts w:ascii="Cambria Math" w:eastAsia="Times New Roman" w:hAnsi="Cambria Math" w:cs="Times New Roman"/>
                <w:i/>
                <w:iCs/>
                <w:sz w:val="18"/>
                <w:szCs w:val="18"/>
                <w:lang w:eastAsia="zh-CN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  <w:lang w:eastAsia="zh-CN"/>
              </w:rPr>
              <m:t>t</m:t>
            </m:r>
          </m:e>
        </m:d>
        <m:r>
          <w:rPr>
            <w:rFonts w:ascii="Cambria Math" w:eastAsia="Times New Roman" w:hAnsi="Cambria Math" w:cs="Times New Roman"/>
            <w:sz w:val="18"/>
            <w:szCs w:val="18"/>
            <w:lang w:eastAsia="zh-CN"/>
          </w:rPr>
          <m:t>=m(t)</m:t>
        </m:r>
        <m:func>
          <m:funcPr>
            <m:ctrlPr>
              <w:rPr>
                <w:rFonts w:ascii="Cambria Math" w:eastAsia="Times New Roman" w:hAnsi="Cambria Math" w:cs="Times New Roman"/>
                <w:i/>
                <w:iCs/>
                <w:sz w:val="18"/>
                <w:szCs w:val="18"/>
                <w:lang w:eastAsia="zh-CN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18"/>
                <w:szCs w:val="18"/>
              </w:rPr>
              <m:t>cos</m:t>
            </m:r>
          </m:fName>
          <m:e>
            <m:r>
              <w:rPr>
                <w:rFonts w:ascii="Cambria Math" w:eastAsia="Times New Roman" w:hAnsi="Cambria Math" w:cs="Times New Roman"/>
                <w:sz w:val="18"/>
                <w:szCs w:val="18"/>
                <w:lang w:eastAsia="zh-CN"/>
              </w:rPr>
              <m:t>(2</m:t>
            </m:r>
            <m:r>
              <w:rPr>
                <w:rFonts w:ascii="Cambria Math" w:eastAsia="Times New Roman" w:hAnsi="Cambria Math" w:cs="Times New Roman"/>
                <w:sz w:val="18"/>
                <w:szCs w:val="18"/>
                <w:lang w:val="el-GR"/>
              </w:rPr>
              <m:t>π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18"/>
                    <w:szCs w:val="18"/>
                    <w:lang w:eastAsia="zh-C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eastAsia="zh-CN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eastAsia="zh-CN"/>
                  </w:rPr>
                  <m:t>c</m:t>
                </m:r>
              </m:sub>
            </m:sSub>
            <m:r>
              <w:rPr>
                <w:rFonts w:ascii="Cambria Math" w:eastAsia="Times New Roman" w:hAnsi="Cambria Math" w:cs="Times New Roman"/>
                <w:sz w:val="18"/>
                <w:szCs w:val="18"/>
                <w:lang w:eastAsia="zh-CN"/>
              </w:rPr>
              <m:t>t)</m:t>
            </m:r>
          </m:e>
        </m:func>
      </m:oMath>
      <w:r w:rsidR="00F16996">
        <w:rPr>
          <w:rFonts w:ascii="Times New Roman" w:eastAsia="Times New Roman" w:hAnsi="Times New Roman" w:cs="Times New Roman"/>
          <w:iCs/>
          <w:sz w:val="18"/>
          <w:szCs w:val="18"/>
          <w:lang w:eastAsia="zh-CN"/>
        </w:rPr>
        <w:t xml:space="preserve"> , where </w:t>
      </w:r>
      <m:oMath>
        <m:r>
          <w:rPr>
            <w:rFonts w:ascii="Cambria Math" w:eastAsia="Times New Roman" w:hAnsi="Cambria Math" w:cs="Times New Roman"/>
            <w:sz w:val="18"/>
            <w:szCs w:val="18"/>
            <w:lang w:eastAsia="zh-CN"/>
          </w:rPr>
          <m:t>m(t)</m:t>
        </m:r>
      </m:oMath>
      <w:r w:rsidR="00F16996">
        <w:rPr>
          <w:rFonts w:ascii="Times New Roman" w:eastAsia="Times New Roman" w:hAnsi="Times New Roman" w:cs="Times New Roman"/>
          <w:iCs/>
          <w:sz w:val="18"/>
          <w:szCs w:val="18"/>
          <w:lang w:eastAsia="zh-CN"/>
        </w:rPr>
        <w:t xml:space="preserve"> is </w:t>
      </w:r>
      <w:r w:rsidR="000A1E91">
        <w:rPr>
          <w:rFonts w:ascii="Times New Roman" w:eastAsia="Times New Roman" w:hAnsi="Times New Roman" w:cs="Times New Roman"/>
          <w:iCs/>
          <w:sz w:val="18"/>
          <w:szCs w:val="18"/>
          <w:lang w:eastAsia="zh-CN"/>
        </w:rPr>
        <w:t xml:space="preserve">modulating/message signal, </w:t>
      </w:r>
      <m:oMath>
        <m:func>
          <m:funcPr>
            <m:ctrlPr>
              <w:rPr>
                <w:rFonts w:ascii="Cambria Math" w:eastAsia="Times New Roman" w:hAnsi="Cambria Math" w:cs="Times New Roman"/>
                <w:i/>
                <w:iCs/>
                <w:sz w:val="18"/>
                <w:szCs w:val="18"/>
                <w:lang w:eastAsia="zh-CN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18"/>
                <w:szCs w:val="18"/>
              </w:rPr>
              <m:t>cos</m:t>
            </m:r>
          </m:fName>
          <m:e>
            <m:r>
              <w:rPr>
                <w:rFonts w:ascii="Cambria Math" w:eastAsia="Times New Roman" w:hAnsi="Cambria Math" w:cs="Times New Roman"/>
                <w:sz w:val="18"/>
                <w:szCs w:val="18"/>
                <w:lang w:eastAsia="zh-CN"/>
              </w:rPr>
              <m:t>(2</m:t>
            </m:r>
            <m:r>
              <w:rPr>
                <w:rFonts w:ascii="Cambria Math" w:eastAsia="Times New Roman" w:hAnsi="Cambria Math" w:cs="Times New Roman"/>
                <w:sz w:val="18"/>
                <w:szCs w:val="18"/>
                <w:lang w:val="el-GR"/>
              </w:rPr>
              <m:t>π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18"/>
                    <w:szCs w:val="18"/>
                    <w:lang w:eastAsia="zh-C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eastAsia="zh-CN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eastAsia="zh-CN"/>
                  </w:rPr>
                  <m:t>c</m:t>
                </m:r>
              </m:sub>
            </m:sSub>
            <m:r>
              <w:rPr>
                <w:rFonts w:ascii="Cambria Math" w:eastAsia="Times New Roman" w:hAnsi="Cambria Math" w:cs="Times New Roman"/>
                <w:sz w:val="18"/>
                <w:szCs w:val="18"/>
                <w:lang w:eastAsia="zh-CN"/>
              </w:rPr>
              <m:t>t)</m:t>
            </m:r>
          </m:e>
        </m:func>
      </m:oMath>
      <w:r w:rsidR="000A1E91">
        <w:rPr>
          <w:rFonts w:ascii="Times New Roman" w:eastAsia="Times New Roman" w:hAnsi="Times New Roman" w:cs="Times New Roman"/>
          <w:iCs/>
          <w:sz w:val="18"/>
          <w:szCs w:val="18"/>
          <w:lang w:eastAsia="zh-CN"/>
        </w:rPr>
        <w:t xml:space="preserve"> is carrier, and </w:t>
      </w:r>
      <m:oMath>
        <m:r>
          <w:rPr>
            <w:rFonts w:ascii="Cambria Math" w:eastAsia="Times New Roman" w:hAnsi="Cambria Math" w:cs="Times New Roman"/>
            <w:sz w:val="18"/>
            <w:szCs w:val="18"/>
            <w:lang w:eastAsia="zh-CN"/>
          </w:rPr>
          <m:t>s</m:t>
        </m:r>
        <m:d>
          <m:dPr>
            <m:ctrlPr>
              <w:rPr>
                <w:rFonts w:ascii="Cambria Math" w:eastAsia="Times New Roman" w:hAnsi="Cambria Math" w:cs="Times New Roman"/>
                <w:i/>
                <w:iCs/>
                <w:sz w:val="18"/>
                <w:szCs w:val="18"/>
                <w:lang w:eastAsia="zh-CN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  <w:lang w:eastAsia="zh-CN"/>
              </w:rPr>
              <m:t>t</m:t>
            </m:r>
          </m:e>
        </m:d>
      </m:oMath>
      <w:r w:rsidR="000A1E91">
        <w:rPr>
          <w:rFonts w:ascii="Times New Roman" w:eastAsia="Times New Roman" w:hAnsi="Times New Roman" w:cs="Times New Roman"/>
          <w:iCs/>
          <w:sz w:val="18"/>
          <w:szCs w:val="18"/>
          <w:lang w:eastAsia="zh-CN"/>
        </w:rPr>
        <w:t xml:space="preserve"> is modulated signal.</w:t>
      </w:r>
    </w:p>
    <w:p w14:paraId="694404F4" w14:textId="5A692329" w:rsidR="00A9524D" w:rsidRDefault="00FC0680" w:rsidP="00A70227">
      <w:pPr>
        <w:tabs>
          <w:tab w:val="right" w:pos="11664"/>
        </w:tabs>
        <w:rPr>
          <w:rFonts w:ascii="Times New Roman" w:eastAsia="Times New Roman" w:hAnsi="Times New Roman" w:cs="Times New Roman"/>
          <w:iCs/>
          <w:sz w:val="18"/>
          <w:szCs w:val="18"/>
          <w:lang w:eastAsia="zh-CN"/>
        </w:rPr>
      </w:pPr>
      <w:r>
        <w:rPr>
          <w:rFonts w:ascii="Times New Roman" w:eastAsia="Times New Roman" w:hAnsi="Times New Roman" w:cs="Times New Roman"/>
          <w:b/>
          <w:bCs/>
          <w:iCs/>
          <w:noProof/>
          <w:sz w:val="18"/>
          <w:szCs w:val="18"/>
          <w:u w:val="single"/>
          <w:lang w:eastAsia="zh-CN"/>
        </w:rPr>
        <mc:AlternateContent>
          <mc:Choice Requires="wpi">
            <w:drawing>
              <wp:anchor distT="0" distB="0" distL="114300" distR="114300" simplePos="0" relativeHeight="251658255" behindDoc="0" locked="0" layoutInCell="1" allowOverlap="1" wp14:anchorId="0BD6C4FC" wp14:editId="1EBED558">
                <wp:simplePos x="0" y="0"/>
                <wp:positionH relativeFrom="column">
                  <wp:posOffset>3375025</wp:posOffset>
                </wp:positionH>
                <wp:positionV relativeFrom="paragraph">
                  <wp:posOffset>-21590</wp:posOffset>
                </wp:positionV>
                <wp:extent cx="2087245" cy="320675"/>
                <wp:effectExtent l="38100" t="38100" r="8255" b="41275"/>
                <wp:wrapNone/>
                <wp:docPr id="73665337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2087245" cy="320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38CF6B" id="Ink 21" o:spid="_x0000_s1026" type="#_x0000_t75" style="position:absolute;margin-left:265.25pt;margin-top:-2.2pt;width:165.3pt;height:26.2pt;z-index:2516582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">
                <v:imagedata r:id="rId48" o:title=""/>
              </v:shape>
            </w:pict>
          </mc:Fallback>
        </mc:AlternateContent>
      </w:r>
      <w:r w:rsidR="00A9524D" w:rsidRPr="001A29F9">
        <w:rPr>
          <w:rFonts w:ascii="Times New Roman" w:eastAsia="Times New Roman" w:hAnsi="Times New Roman" w:cs="Times New Roman"/>
          <w:b/>
          <w:bCs/>
          <w:iCs/>
          <w:sz w:val="18"/>
          <w:szCs w:val="18"/>
          <w:u w:val="single"/>
          <w:lang w:eastAsia="zh-CN"/>
        </w:rPr>
        <w:t>DSB-SC</w:t>
      </w:r>
      <w:r w:rsidR="004B032A" w:rsidRPr="001A29F9">
        <w:rPr>
          <w:rFonts w:ascii="Times New Roman" w:eastAsia="Times New Roman" w:hAnsi="Times New Roman" w:cs="Times New Roman"/>
          <w:b/>
          <w:bCs/>
          <w:iCs/>
          <w:sz w:val="18"/>
          <w:szCs w:val="18"/>
          <w:u w:val="single"/>
          <w:lang w:eastAsia="zh-CN"/>
        </w:rPr>
        <w:t>:</w:t>
      </w:r>
      <w:r w:rsidR="001A5ABC">
        <w:rPr>
          <w:rFonts w:ascii="Times New Roman" w:eastAsia="Times New Roman" w:hAnsi="Times New Roman" w:cs="Times New Roman"/>
          <w:iCs/>
          <w:sz w:val="18"/>
          <w:szCs w:val="18"/>
          <w:lang w:eastAsia="zh-C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  <w:lang w:val="el-GR"/>
              </w:rPr>
              <m:t>ψ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DSB-SC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iCs/>
                <w:sz w:val="18"/>
                <w:szCs w:val="18"/>
                <w:lang w:eastAsia="zh-CN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  <w:lang w:eastAsia="zh-CN"/>
              </w:rPr>
              <m:t>t</m:t>
            </m:r>
          </m:e>
        </m:d>
        <m:r>
          <w:rPr>
            <w:rFonts w:ascii="Cambria Math" w:eastAsia="Times New Roman" w:hAnsi="Cambria Math" w:cs="Times New Roman"/>
            <w:sz w:val="18"/>
            <w:szCs w:val="18"/>
            <w:lang w:eastAsia="zh-CN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  <w:lang w:eastAsia="zh-CN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  <w:lang w:eastAsia="zh-CN"/>
              </w:rPr>
              <m:t>c</m:t>
            </m:r>
          </m:sub>
        </m:sSub>
        <m:r>
          <w:rPr>
            <w:rFonts w:ascii="Cambria Math" w:eastAsia="Times New Roman" w:hAnsi="Cambria Math" w:cs="Times New Roman"/>
            <w:sz w:val="18"/>
            <w:szCs w:val="18"/>
            <w:lang w:eastAsia="zh-CN"/>
          </w:rPr>
          <m:t>m(t)</m:t>
        </m:r>
        <m:func>
          <m:funcPr>
            <m:ctrlPr>
              <w:rPr>
                <w:rFonts w:ascii="Cambria Math" w:eastAsia="Times New Roman" w:hAnsi="Cambria Math" w:cs="Times New Roman"/>
                <w:i/>
                <w:iCs/>
                <w:sz w:val="18"/>
                <w:szCs w:val="18"/>
                <w:lang w:eastAsia="zh-CN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18"/>
                <w:szCs w:val="18"/>
              </w:rPr>
              <m:t>cos</m:t>
            </m:r>
          </m:fName>
          <m:e>
            <m:r>
              <w:rPr>
                <w:rFonts w:ascii="Cambria Math" w:eastAsia="Times New Roman" w:hAnsi="Cambria Math" w:cs="Times New Roman"/>
                <w:sz w:val="18"/>
                <w:szCs w:val="18"/>
                <w:lang w:eastAsia="zh-CN"/>
              </w:rPr>
              <m:t>(2</m:t>
            </m:r>
            <m:r>
              <w:rPr>
                <w:rFonts w:ascii="Cambria Math" w:eastAsia="Times New Roman" w:hAnsi="Cambria Math" w:cs="Times New Roman"/>
                <w:sz w:val="18"/>
                <w:szCs w:val="18"/>
                <w:lang w:val="el-GR"/>
              </w:rPr>
              <m:t>π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18"/>
                    <w:szCs w:val="18"/>
                    <w:lang w:eastAsia="zh-C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eastAsia="zh-CN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eastAsia="zh-CN"/>
                  </w:rPr>
                  <m:t>c</m:t>
                </m:r>
              </m:sub>
            </m:sSub>
            <m:r>
              <w:rPr>
                <w:rFonts w:ascii="Cambria Math" w:eastAsia="Times New Roman" w:hAnsi="Cambria Math" w:cs="Times New Roman"/>
                <w:sz w:val="18"/>
                <w:szCs w:val="18"/>
                <w:lang w:eastAsia="zh-CN"/>
              </w:rPr>
              <m:t>t)</m:t>
            </m:r>
          </m:e>
        </m:func>
      </m:oMath>
      <w:r w:rsidR="001A29F9">
        <w:rPr>
          <w:rFonts w:ascii="Times New Roman" w:eastAsia="Times New Roman" w:hAnsi="Times New Roman" w:cs="Times New Roman"/>
          <w:iCs/>
          <w:sz w:val="18"/>
          <w:szCs w:val="18"/>
          <w:lang w:eastAsia="zh-CN"/>
        </w:rPr>
        <w:t xml:space="preserve">; </w:t>
      </w:r>
    </w:p>
    <w:p w14:paraId="1658CAC2" w14:textId="4D3924F9" w:rsidR="003B657D" w:rsidRDefault="004B032A" w:rsidP="00A70227">
      <w:pPr>
        <w:tabs>
          <w:tab w:val="right" w:pos="11664"/>
        </w:tabs>
        <w:rPr>
          <w:rFonts w:ascii="Times New Roman" w:eastAsia="Times New Roman" w:hAnsi="Times New Roman" w:cs="Times New Roman"/>
          <w:iCs/>
          <w:sz w:val="18"/>
          <w:szCs w:val="18"/>
          <w:lang w:eastAsia="zh-CN"/>
        </w:rPr>
      </w:pPr>
      <w:r w:rsidRPr="00EE7E81">
        <w:rPr>
          <w:rFonts w:ascii="Times New Roman" w:eastAsia="Times New Roman" w:hAnsi="Times New Roman" w:cs="Times New Roman"/>
          <w:b/>
          <w:bCs/>
          <w:iCs/>
          <w:sz w:val="18"/>
          <w:szCs w:val="18"/>
          <w:u w:val="single"/>
          <w:lang w:eastAsia="zh-CN"/>
        </w:rPr>
        <w:t>A</w:t>
      </w:r>
      <w:r w:rsidR="00EE7E81" w:rsidRPr="00EE7E81">
        <w:rPr>
          <w:rFonts w:ascii="Times New Roman" w:eastAsia="Times New Roman" w:hAnsi="Times New Roman" w:cs="Times New Roman"/>
          <w:b/>
          <w:bCs/>
          <w:iCs/>
          <w:sz w:val="18"/>
          <w:szCs w:val="18"/>
          <w:u w:val="single"/>
          <w:lang w:eastAsia="zh-CN"/>
        </w:rPr>
        <w:t>M</w:t>
      </w:r>
      <w:r w:rsidRPr="00EE7E81">
        <w:rPr>
          <w:rFonts w:ascii="Times New Roman" w:eastAsia="Times New Roman" w:hAnsi="Times New Roman" w:cs="Times New Roman"/>
          <w:b/>
          <w:bCs/>
          <w:iCs/>
          <w:sz w:val="18"/>
          <w:szCs w:val="18"/>
          <w:u w:val="single"/>
          <w:lang w:eastAsia="zh-CN"/>
        </w:rPr>
        <w:t>:</w:t>
      </w:r>
      <w:r>
        <w:rPr>
          <w:rFonts w:ascii="Times New Roman" w:eastAsia="Times New Roman" w:hAnsi="Times New Roman" w:cs="Times New Roman"/>
          <w:iCs/>
          <w:sz w:val="18"/>
          <w:szCs w:val="18"/>
          <w:lang w:eastAsia="zh-CN"/>
        </w:rPr>
        <w:t xml:space="preserve"> </w:t>
      </w:r>
      <m:oMath>
        <m:d>
          <m:dPr>
            <m:ctrlPr>
              <w:rPr>
                <w:rFonts w:ascii="Cambria Math" w:eastAsia="Times New Roman" w:hAnsi="Cambria Math" w:cs="Times New Roman"/>
                <w:i/>
                <w:iCs/>
                <w:sz w:val="18"/>
                <w:szCs w:val="18"/>
                <w:lang w:eastAsia="zh-CN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  <w:lang w:eastAsia="zh-CN"/>
              </w:rPr>
              <m:t>A+m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iCs/>
                    <w:sz w:val="18"/>
                    <w:szCs w:val="18"/>
                    <w:lang w:eastAsia="zh-CN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eastAsia="zh-CN"/>
                  </w:rPr>
                  <m:t>t</m:t>
                </m:r>
              </m:e>
            </m:d>
          </m:e>
        </m:d>
        <m:func>
          <m:funcPr>
            <m:ctrlPr>
              <w:rPr>
                <w:rFonts w:ascii="Cambria Math" w:eastAsia="Times New Roman" w:hAnsi="Cambria Math" w:cs="Times New Roman"/>
                <w:i/>
                <w:iCs/>
                <w:sz w:val="18"/>
                <w:szCs w:val="18"/>
                <w:lang w:eastAsia="zh-CN"/>
              </w:rPr>
            </m:ctrlPr>
          </m:funcPr>
          <m:fName>
            <m:r>
              <w:rPr>
                <w:rFonts w:ascii="Cambria Math" w:eastAsia="Times New Roman" w:hAnsi="Cambria Math" w:cs="Times New Roman"/>
                <w:sz w:val="18"/>
                <w:szCs w:val="18"/>
                <w:lang w:eastAsia="zh-CN"/>
              </w:rPr>
              <m:t>cos</m:t>
            </m: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iCs/>
                    <w:sz w:val="18"/>
                    <w:szCs w:val="18"/>
                    <w:lang w:eastAsia="zh-CN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eastAsia="zh-CN"/>
                  </w:rPr>
                  <m:t>2π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18"/>
                        <w:szCs w:val="18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  <w:lang w:eastAsia="zh-CN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  <w:lang w:eastAsia="zh-CN"/>
                      </w:rPr>
                      <m:t>c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eastAsia="zh-CN"/>
                  </w:rPr>
                  <m:t>t</m:t>
                </m:r>
              </m:e>
            </m:d>
          </m:e>
        </m:func>
        <m:r>
          <w:rPr>
            <w:rFonts w:ascii="Cambria Math" w:eastAsia="Times New Roman" w:hAnsi="Cambria Math" w:cs="Times New Roman"/>
            <w:sz w:val="18"/>
            <w:szCs w:val="18"/>
            <w:lang w:eastAsia="zh-CN"/>
          </w:rPr>
          <m:t>↔</m:t>
        </m:r>
        <m:f>
          <m:fPr>
            <m:ctrlPr>
              <w:rPr>
                <w:rFonts w:ascii="Cambria Math" w:eastAsia="Times New Roman" w:hAnsi="Cambria Math" w:cs="Times New Roman"/>
                <w:i/>
                <w:iCs/>
                <w:sz w:val="18"/>
                <w:szCs w:val="18"/>
                <w:lang w:eastAsia="zh-CN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18"/>
                <w:szCs w:val="18"/>
                <w:lang w:eastAsia="zh-CN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18"/>
                <w:szCs w:val="18"/>
                <w:lang w:eastAsia="zh-CN"/>
              </w:rPr>
              <m:t>2</m:t>
            </m:r>
          </m:den>
        </m:f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iCs/>
                <w:sz w:val="18"/>
                <w:szCs w:val="18"/>
                <w:lang w:eastAsia="zh-CN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  <w:lang w:eastAsia="zh-CN"/>
              </w:rPr>
              <m:t>M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iCs/>
                    <w:sz w:val="18"/>
                    <w:szCs w:val="18"/>
                    <w:lang w:eastAsia="zh-CN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eastAsia="zh-CN"/>
                  </w:rPr>
                  <m:t>f+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18"/>
                        <w:szCs w:val="18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  <w:lang w:eastAsia="zh-CN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  <w:lang w:eastAsia="zh-CN"/>
                      </w:rPr>
                      <m:t>c</m:t>
                    </m:r>
                  </m:sub>
                </m:sSub>
              </m:e>
            </m:d>
            <m:r>
              <w:rPr>
                <w:rFonts w:ascii="Cambria Math" w:eastAsia="Times New Roman" w:hAnsi="Cambria Math" w:cs="Times New Roman"/>
                <w:sz w:val="18"/>
                <w:szCs w:val="18"/>
                <w:lang w:eastAsia="zh-CN"/>
              </w:rPr>
              <m:t>+M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iCs/>
                    <w:sz w:val="18"/>
                    <w:szCs w:val="18"/>
                    <w:lang w:eastAsia="zh-CN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eastAsia="zh-CN"/>
                  </w:rPr>
                  <m:t>f-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18"/>
                        <w:szCs w:val="18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  <w:lang w:eastAsia="zh-CN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  <w:lang w:eastAsia="zh-CN"/>
                      </w:rPr>
                      <m:t>c</m:t>
                    </m:r>
                  </m:sub>
                </m:sSub>
              </m:e>
            </m:d>
          </m:e>
        </m:d>
        <m:r>
          <w:rPr>
            <w:rFonts w:ascii="Cambria Math" w:eastAsia="Times New Roman" w:hAnsi="Cambria Math" w:cs="Times New Roman"/>
            <w:sz w:val="18"/>
            <w:szCs w:val="18"/>
            <w:lang w:eastAsia="zh-CN"/>
          </w:rPr>
          <m:t>+</m:t>
        </m:r>
        <m:f>
          <m:fPr>
            <m:ctrlPr>
              <w:rPr>
                <w:rFonts w:ascii="Cambria Math" w:eastAsia="Times New Roman" w:hAnsi="Cambria Math" w:cs="Times New Roman"/>
                <w:i/>
                <w:iCs/>
                <w:sz w:val="18"/>
                <w:szCs w:val="18"/>
                <w:lang w:eastAsia="zh-CN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18"/>
                <w:szCs w:val="18"/>
                <w:lang w:eastAsia="zh-CN"/>
              </w:rPr>
              <m:t>A</m:t>
            </m:r>
          </m:num>
          <m:den>
            <m:r>
              <w:rPr>
                <w:rFonts w:ascii="Cambria Math" w:eastAsia="Times New Roman" w:hAnsi="Cambria Math" w:cs="Times New Roman"/>
                <w:sz w:val="18"/>
                <w:szCs w:val="18"/>
                <w:lang w:eastAsia="zh-CN"/>
              </w:rPr>
              <m:t>2</m:t>
            </m:r>
          </m:den>
        </m:f>
        <m:r>
          <w:rPr>
            <w:rFonts w:ascii="Cambria Math" w:eastAsia="Times New Roman" w:hAnsi="Cambria Math" w:cs="Times New Roman"/>
            <w:sz w:val="18"/>
            <w:szCs w:val="18"/>
            <w:lang w:eastAsia="zh-CN"/>
          </w:rPr>
          <m:t>[</m:t>
        </m:r>
        <m:r>
          <w:rPr>
            <w:rFonts w:ascii="Cambria Math" w:eastAsia="Times New Roman" w:hAnsi="Cambria Math" w:cs="Times New Roman"/>
            <w:sz w:val="18"/>
            <w:szCs w:val="18"/>
            <w:lang w:val="el-GR"/>
          </w:rPr>
          <m:t>δ</m:t>
        </m:r>
        <m:d>
          <m:dPr>
            <m:ctrlPr>
              <w:rPr>
                <w:rFonts w:ascii="Cambria Math" w:eastAsia="Times New Roman" w:hAnsi="Cambria Math" w:cs="Times New Roman"/>
                <w:i/>
                <w:iCs/>
                <w:sz w:val="18"/>
                <w:szCs w:val="18"/>
                <w:lang w:eastAsia="zh-CN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  <w:lang w:eastAsia="zh-CN"/>
              </w:rPr>
              <m:t>f+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18"/>
                    <w:szCs w:val="18"/>
                    <w:lang w:eastAsia="zh-C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eastAsia="zh-CN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eastAsia="zh-CN"/>
                  </w:rPr>
                  <m:t>c</m:t>
                </m:r>
              </m:sub>
            </m:sSub>
          </m:e>
        </m:d>
        <m:r>
          <w:rPr>
            <w:rFonts w:ascii="Cambria Math" w:eastAsia="Times New Roman" w:hAnsi="Cambria Math" w:cs="Times New Roman"/>
            <w:sz w:val="18"/>
            <w:szCs w:val="18"/>
            <w:lang w:eastAsia="zh-CN"/>
          </w:rPr>
          <m:t>+δ</m:t>
        </m:r>
        <m:d>
          <m:dPr>
            <m:ctrlPr>
              <w:rPr>
                <w:rFonts w:ascii="Cambria Math" w:eastAsia="Times New Roman" w:hAnsi="Cambria Math" w:cs="Times New Roman"/>
                <w:i/>
                <w:iCs/>
                <w:sz w:val="18"/>
                <w:szCs w:val="18"/>
                <w:lang w:eastAsia="zh-CN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  <w:lang w:eastAsia="zh-CN"/>
              </w:rPr>
              <m:t>f-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18"/>
                    <w:szCs w:val="18"/>
                    <w:lang w:eastAsia="zh-C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eastAsia="zh-CN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eastAsia="zh-CN"/>
                  </w:rPr>
                  <m:t>c</m:t>
                </m:r>
              </m:sub>
            </m:sSub>
          </m:e>
        </m:d>
        <m:r>
          <w:rPr>
            <w:rFonts w:ascii="Cambria Math" w:eastAsia="Times New Roman" w:hAnsi="Cambria Math" w:cs="Times New Roman"/>
            <w:sz w:val="18"/>
            <w:szCs w:val="18"/>
            <w:lang w:eastAsia="zh-CN"/>
          </w:rPr>
          <m:t>]</m:t>
        </m:r>
      </m:oMath>
      <w:r w:rsidR="00B90A8C">
        <w:rPr>
          <w:rFonts w:ascii="Times New Roman" w:eastAsia="Times New Roman" w:hAnsi="Times New Roman" w:cs="Times New Roman"/>
          <w:iCs/>
          <w:sz w:val="18"/>
          <w:szCs w:val="18"/>
          <w:lang w:eastAsia="zh-CN"/>
        </w:rPr>
        <w:t xml:space="preserve"> : </w:t>
      </w:r>
      <m:oMath>
        <m:r>
          <w:rPr>
            <w:rFonts w:ascii="Cambria Math" w:eastAsia="Times New Roman" w:hAnsi="Cambria Math" w:cs="Times New Roman"/>
            <w:sz w:val="18"/>
            <w:szCs w:val="18"/>
            <w:lang w:eastAsia="zh-CN"/>
          </w:rPr>
          <m:t>→</m:t>
        </m:r>
      </m:oMath>
      <w:r w:rsidR="00812B12">
        <w:rPr>
          <w:rFonts w:ascii="Times New Roman" w:eastAsia="Times New Roman" w:hAnsi="Times New Roman" w:cs="Times New Roman"/>
          <w:iCs/>
          <w:sz w:val="18"/>
          <w:szCs w:val="18"/>
          <w:lang w:eastAsia="zh-CN"/>
        </w:rPr>
        <w:t xml:space="preserve"> For signal </w:t>
      </w:r>
      <m:oMath>
        <m:r>
          <w:rPr>
            <w:rFonts w:ascii="Cambria Math" w:eastAsia="Times New Roman" w:hAnsi="Cambria Math" w:cs="Times New Roman"/>
            <w:sz w:val="18"/>
            <w:szCs w:val="18"/>
            <w:lang w:eastAsia="zh-CN"/>
          </w:rPr>
          <m:t>E</m:t>
        </m:r>
        <m:d>
          <m:dPr>
            <m:ctrlPr>
              <w:rPr>
                <w:rFonts w:ascii="Cambria Math" w:eastAsia="Times New Roman" w:hAnsi="Cambria Math" w:cs="Times New Roman"/>
                <w:i/>
                <w:iCs/>
                <w:sz w:val="18"/>
                <w:szCs w:val="18"/>
                <w:lang w:eastAsia="zh-CN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  <w:lang w:eastAsia="zh-CN"/>
              </w:rPr>
              <m:t>t</m:t>
            </m:r>
          </m:e>
        </m:d>
        <m:func>
          <m:funcPr>
            <m:ctrlPr>
              <w:rPr>
                <w:rFonts w:ascii="Cambria Math" w:eastAsia="Times New Roman" w:hAnsi="Cambria Math" w:cs="Times New Roman"/>
                <w:i/>
                <w:iCs/>
                <w:sz w:val="18"/>
                <w:szCs w:val="18"/>
                <w:lang w:eastAsia="zh-CN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18"/>
                <w:szCs w:val="18"/>
              </w:rPr>
              <m:t>cos</m:t>
            </m:r>
          </m:fName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val="el-GR"/>
                  </w:rPr>
                  <m:t>ω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c</m:t>
                </m:r>
              </m:sub>
            </m:s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t</m:t>
            </m:r>
          </m:e>
        </m:func>
      </m:oMath>
      <w:r w:rsidR="00631CAD">
        <w:rPr>
          <w:rFonts w:ascii="Times New Roman" w:eastAsia="Times New Roman" w:hAnsi="Times New Roman" w:cs="Times New Roman"/>
          <w:iCs/>
          <w:sz w:val="18"/>
          <w:szCs w:val="18"/>
          <w:lang w:eastAsia="zh-CN"/>
        </w:rPr>
        <w:t xml:space="preserve">, </w:t>
      </w:r>
      <w:r w:rsidR="008D3647">
        <w:rPr>
          <w:rFonts w:ascii="Times New Roman" w:eastAsia="Times New Roman" w:hAnsi="Times New Roman" w:cs="Times New Roman"/>
          <w:iCs/>
          <w:sz w:val="18"/>
          <w:szCs w:val="18"/>
          <w:lang w:eastAsia="zh-CN"/>
        </w:rPr>
        <w:t xml:space="preserve">“envelope” is </w:t>
      </w:r>
      <m:oMath>
        <m:r>
          <w:rPr>
            <w:rFonts w:ascii="Cambria Math" w:eastAsia="Times New Roman" w:hAnsi="Cambria Math" w:cs="Times New Roman"/>
            <w:sz w:val="18"/>
            <w:szCs w:val="18"/>
            <w:lang w:eastAsia="zh-CN"/>
          </w:rPr>
          <m:t>|E</m:t>
        </m:r>
        <m:d>
          <m:dPr>
            <m:ctrlPr>
              <w:rPr>
                <w:rFonts w:ascii="Cambria Math" w:eastAsia="Times New Roman" w:hAnsi="Cambria Math" w:cs="Times New Roman"/>
                <w:i/>
                <w:iCs/>
                <w:sz w:val="18"/>
                <w:szCs w:val="18"/>
                <w:lang w:eastAsia="zh-CN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  <w:lang w:eastAsia="zh-CN"/>
              </w:rPr>
              <m:t>t</m:t>
            </m:r>
          </m:e>
        </m:d>
        <m:r>
          <w:rPr>
            <w:rFonts w:ascii="Cambria Math" w:eastAsia="Times New Roman" w:hAnsi="Cambria Math" w:cs="Times New Roman"/>
            <w:sz w:val="18"/>
            <w:szCs w:val="18"/>
            <w:lang w:eastAsia="zh-CN"/>
          </w:rPr>
          <m:t>|</m:t>
        </m:r>
      </m:oMath>
      <w:r w:rsidR="003B657D">
        <w:rPr>
          <w:rFonts w:ascii="Times New Roman" w:eastAsia="Times New Roman" w:hAnsi="Times New Roman" w:cs="Times New Roman"/>
          <w:iCs/>
          <w:sz w:val="18"/>
          <w:szCs w:val="18"/>
          <w:lang w:eastAsia="zh-CN"/>
        </w:rPr>
        <w:t xml:space="preserve"> if </w:t>
      </w:r>
      <m:oMath>
        <m:r>
          <w:rPr>
            <w:rFonts w:ascii="Cambria Math" w:eastAsia="Times New Roman" w:hAnsi="Cambria Math" w:cs="Times New Roman"/>
            <w:sz w:val="18"/>
            <w:szCs w:val="18"/>
            <w:lang w:eastAsia="zh-CN"/>
          </w:rPr>
          <m:t>E</m:t>
        </m:r>
        <m:d>
          <m:dPr>
            <m:ctrlPr>
              <w:rPr>
                <w:rFonts w:ascii="Cambria Math" w:eastAsia="Times New Roman" w:hAnsi="Cambria Math" w:cs="Times New Roman"/>
                <w:i/>
                <w:iCs/>
                <w:sz w:val="18"/>
                <w:szCs w:val="18"/>
                <w:lang w:eastAsia="zh-CN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  <w:lang w:eastAsia="zh-CN"/>
              </w:rPr>
              <m:t>t</m:t>
            </m:r>
          </m:e>
        </m:d>
      </m:oMath>
      <w:r w:rsidR="003B657D">
        <w:rPr>
          <w:rFonts w:ascii="Times New Roman" w:eastAsia="Times New Roman" w:hAnsi="Times New Roman" w:cs="Times New Roman"/>
          <w:iCs/>
          <w:sz w:val="18"/>
          <w:szCs w:val="18"/>
          <w:lang w:eastAsia="zh-CN"/>
        </w:rPr>
        <w:t xml:space="preserve"> varies slowly</w:t>
      </w:r>
    </w:p>
    <w:p w14:paraId="6F31A844" w14:textId="5F764949" w:rsidR="003B657D" w:rsidRDefault="007D2DF8" w:rsidP="007D2DF8">
      <w:pPr>
        <w:tabs>
          <w:tab w:val="right" w:pos="11664"/>
        </w:tabs>
        <w:jc w:val="center"/>
        <w:rPr>
          <w:rFonts w:ascii="Times New Roman" w:eastAsia="Times New Roman" w:hAnsi="Times New Roman" w:cs="Times New Roman"/>
          <w:iCs/>
          <w:sz w:val="18"/>
          <w:szCs w:val="18"/>
          <w:lang w:eastAsia="zh-CN"/>
        </w:rPr>
      </w:pPr>
      <m:oMath>
        <m:r>
          <w:rPr>
            <w:rFonts w:ascii="Cambria Math" w:eastAsia="Times New Roman" w:hAnsi="Cambria Math" w:cs="Times New Roman"/>
            <w:sz w:val="18"/>
            <w:szCs w:val="18"/>
            <w:lang w:eastAsia="zh-CN"/>
          </w:rPr>
          <m:t>→</m:t>
        </m:r>
      </m:oMath>
      <w:r>
        <w:rPr>
          <w:rFonts w:ascii="Times New Roman" w:eastAsia="Times New Roman" w:hAnsi="Times New Roman" w:cs="Times New Roman"/>
          <w:iCs/>
          <w:sz w:val="18"/>
          <w:szCs w:val="18"/>
          <w:lang w:eastAsia="zh-CN"/>
        </w:rPr>
        <w:t xml:space="preserve"> Envelope Detection: 1</w:t>
      </w:r>
      <w:r w:rsidR="00B710D8">
        <w:rPr>
          <w:rFonts w:ascii="Times New Roman" w:eastAsia="Times New Roman" w:hAnsi="Times New Roman" w:cs="Times New Roman"/>
          <w:iCs/>
          <w:sz w:val="18"/>
          <w:szCs w:val="18"/>
          <w:lang w:eastAsia="zh-CN"/>
        </w:rPr>
        <w:t>)</w:t>
      </w:r>
      <w:r>
        <w:rPr>
          <w:rFonts w:ascii="Times New Roman" w:eastAsia="Times New Roman" w:hAnsi="Times New Roman" w:cs="Times New Roman"/>
          <w:iCs/>
          <w:sz w:val="18"/>
          <w:szCs w:val="18"/>
          <w:lang w:eastAsia="zh-C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  <w:lang w:eastAsia="zh-CN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  <w:lang w:eastAsia="zh-CN"/>
              </w:rPr>
              <m:t>c</m:t>
            </m:r>
          </m:sub>
        </m:sSub>
        <m:r>
          <w:rPr>
            <w:rFonts w:ascii="Cambria Math" w:eastAsia="Times New Roman" w:hAnsi="Cambria Math" w:cs="Times New Roman"/>
            <w:sz w:val="18"/>
            <w:szCs w:val="18"/>
            <w:lang w:eastAsia="zh-CN"/>
          </w:rPr>
          <m:t>≫</m:t>
        </m:r>
      </m:oMath>
      <w:r w:rsidR="00F750B3">
        <w:rPr>
          <w:rFonts w:ascii="Times New Roman" w:eastAsia="Times New Roman" w:hAnsi="Times New Roman" w:cs="Times New Roman"/>
          <w:iCs/>
          <w:sz w:val="18"/>
          <w:szCs w:val="18"/>
          <w:lang w:eastAsia="zh-CN"/>
        </w:rPr>
        <w:t xml:space="preserve"> Bandwidth of </w:t>
      </w:r>
      <m:oMath>
        <m:r>
          <w:rPr>
            <w:rFonts w:ascii="Cambria Math" w:eastAsia="Times New Roman" w:hAnsi="Cambria Math" w:cs="Times New Roman"/>
            <w:sz w:val="18"/>
            <w:szCs w:val="18"/>
            <w:lang w:eastAsia="zh-CN"/>
          </w:rPr>
          <m:t>m(t)</m:t>
        </m:r>
      </m:oMath>
      <w:r w:rsidR="00F750B3">
        <w:rPr>
          <w:rFonts w:ascii="Times New Roman" w:eastAsia="Times New Roman" w:hAnsi="Times New Roman" w:cs="Times New Roman"/>
          <w:iCs/>
          <w:sz w:val="18"/>
          <w:szCs w:val="18"/>
          <w:lang w:eastAsia="zh-CN"/>
        </w:rPr>
        <w:t xml:space="preserve"> </w:t>
      </w:r>
      <w:r w:rsidR="00CF53B1">
        <w:rPr>
          <w:rFonts w:ascii="Times New Roman" w:eastAsia="Times New Roman" w:hAnsi="Times New Roman" w:cs="Times New Roman"/>
          <w:iCs/>
          <w:sz w:val="18"/>
          <w:szCs w:val="18"/>
          <w:lang w:eastAsia="zh-CN"/>
        </w:rPr>
        <w:t>~ condition for envelope detection</w:t>
      </w:r>
      <w:r w:rsidR="00B710D8">
        <w:rPr>
          <w:rFonts w:ascii="Times New Roman" w:eastAsia="Times New Roman" w:hAnsi="Times New Roman" w:cs="Times New Roman"/>
          <w:iCs/>
          <w:sz w:val="18"/>
          <w:szCs w:val="18"/>
          <w:lang w:eastAsia="zh-CN"/>
        </w:rPr>
        <w:t xml:space="preserve">, 2) </w:t>
      </w:r>
      <m:oMath>
        <m:r>
          <w:rPr>
            <w:rFonts w:ascii="Cambria Math" w:eastAsia="Times New Roman" w:hAnsi="Cambria Math" w:cs="Times New Roman"/>
            <w:sz w:val="18"/>
            <w:szCs w:val="18"/>
            <w:lang w:eastAsia="zh-CN"/>
          </w:rPr>
          <m:t>A+m</m:t>
        </m:r>
        <m:d>
          <m:dPr>
            <m:ctrlPr>
              <w:rPr>
                <w:rFonts w:ascii="Cambria Math" w:eastAsia="Times New Roman" w:hAnsi="Cambria Math" w:cs="Times New Roman"/>
                <w:i/>
                <w:iCs/>
                <w:sz w:val="18"/>
                <w:szCs w:val="18"/>
                <w:lang w:eastAsia="zh-CN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  <w:lang w:eastAsia="zh-CN"/>
              </w:rPr>
              <m:t>t</m:t>
            </m:r>
          </m:e>
        </m:d>
        <m:r>
          <w:rPr>
            <w:rFonts w:ascii="Cambria Math" w:eastAsia="Times New Roman" w:hAnsi="Cambria Math" w:cs="Times New Roman"/>
            <w:sz w:val="18"/>
            <w:szCs w:val="18"/>
            <w:lang w:eastAsia="zh-CN"/>
          </w:rPr>
          <m:t>≥0</m:t>
        </m:r>
      </m:oMath>
    </w:p>
    <w:p w14:paraId="608BB518" w14:textId="36121713" w:rsidR="00D06A0D" w:rsidRDefault="00EB0515" w:rsidP="009A58F4">
      <w:pPr>
        <w:tabs>
          <w:tab w:val="right" w:pos="11664"/>
        </w:tabs>
        <w:jc w:val="center"/>
        <w:rPr>
          <w:rFonts w:ascii="Times New Roman" w:eastAsia="Times New Roman" w:hAnsi="Times New Roman" w:cs="Times New Roman"/>
          <w:kern w:val="2"/>
          <w:sz w:val="18"/>
          <w:szCs w:val="18"/>
          <w14:ligatures w14:val="standardContextual"/>
        </w:rPr>
      </w:pPr>
      <m:oMath>
        <m:r>
          <w:rPr>
            <w:rFonts w:ascii="Cambria Math" w:eastAsia="Times New Roman" w:hAnsi="Cambria Math" w:cs="Times New Roman"/>
            <w:sz w:val="18"/>
            <w:szCs w:val="18"/>
            <w:lang w:eastAsia="zh-CN"/>
          </w:rPr>
          <m:t>→</m:t>
        </m:r>
      </m:oMath>
      <w:r w:rsidRPr="008357D2">
        <w:rPr>
          <w:rFonts w:ascii="Times New Roman" w:eastAsia="Times New Roman" w:hAnsi="Times New Roman" w:cs="Times New Roman"/>
          <w:iCs/>
          <w:sz w:val="18"/>
          <w:szCs w:val="18"/>
          <w:lang w:eastAsia="zh-CN"/>
        </w:rPr>
        <w:t xml:space="preserve"> </w:t>
      </w:r>
      <w:r w:rsidR="00B90A8C" w:rsidRPr="004473B1">
        <w:rPr>
          <w:rFonts w:ascii="Times New Roman" w:eastAsia="Times New Roman" w:hAnsi="Times New Roman" w:cs="Times New Roman"/>
          <w:b/>
          <w:bCs/>
          <w:iCs/>
          <w:sz w:val="18"/>
          <w:szCs w:val="18"/>
          <w:lang w:eastAsia="zh-CN"/>
        </w:rPr>
        <w:t>Power:</w:t>
      </w:r>
      <w:r w:rsidR="00B90A8C" w:rsidRPr="008357D2">
        <w:rPr>
          <w:rFonts w:ascii="Times New Roman" w:eastAsia="Times New Roman" w:hAnsi="Times New Roman" w:cs="Times New Roman"/>
          <w:iCs/>
          <w:sz w:val="18"/>
          <w:szCs w:val="18"/>
          <w:lang w:eastAsia="zh-CN"/>
        </w:rPr>
        <w:t xml:space="preserve"> </w:t>
      </w:r>
      <m:oMath>
        <m:f>
          <m:fPr>
            <m:ctrlPr>
              <w:rPr>
                <w:rFonts w:ascii="Cambria Math" w:eastAsiaTheme="minorHAnsi" w:hAnsi="Cambria Math"/>
                <w:i/>
                <w:kern w:val="2"/>
                <w:sz w:val="20"/>
                <w:szCs w:val="20"/>
                <w:lang w:eastAsia="en-US"/>
                <w14:ligatures w14:val="standardContextual"/>
              </w:rPr>
            </m:ctrlPr>
          </m:fPr>
          <m:num>
            <m:sSup>
              <m:sSupPr>
                <m:ctrlPr>
                  <w:rPr>
                    <w:rFonts w:ascii="Cambria Math" w:eastAsiaTheme="minorHAnsi" w:hAnsi="Cambria Math"/>
                    <w:i/>
                    <w:kern w:val="2"/>
                    <w:sz w:val="20"/>
                    <w:szCs w:val="20"/>
                    <w:lang w:eastAsia="en-US"/>
                    <w14:ligatures w14:val="standardContextual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0"/>
                <w:szCs w:val="20"/>
              </w:rPr>
              <m:t>2</m:t>
            </m:r>
          </m:den>
        </m:f>
        <m:r>
          <w:rPr>
            <w:rFonts w:ascii="Cambria Math" w:hAnsi="Cambria Math"/>
            <w:sz w:val="20"/>
            <w:szCs w:val="20"/>
          </w:rPr>
          <m:t>+</m:t>
        </m:r>
        <m:f>
          <m:fPr>
            <m:ctrlPr>
              <w:rPr>
                <w:rFonts w:ascii="Cambria Math" w:eastAsiaTheme="minorHAnsi" w:hAnsi="Cambria Math"/>
                <w:i/>
                <w:kern w:val="2"/>
                <w:sz w:val="20"/>
                <w:szCs w:val="20"/>
                <w:lang w:eastAsia="en-US"/>
                <w14:ligatures w14:val="standardContextual"/>
              </w:rPr>
            </m:ctrlPr>
          </m:fPr>
          <m:num>
            <m:sSup>
              <m:sSupPr>
                <m:ctrlPr>
                  <w:rPr>
                    <w:rFonts w:ascii="Cambria Math" w:eastAsiaTheme="minorHAnsi" w:hAnsi="Cambria Math"/>
                    <w:i/>
                    <w:kern w:val="2"/>
                    <w:sz w:val="20"/>
                    <w:szCs w:val="20"/>
                    <w:lang w:eastAsia="en-US"/>
                    <w14:ligatures w14:val="standardContextual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m</m:t>
                </m:r>
              </m:e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  <m:d>
              <m:dPr>
                <m:ctrlPr>
                  <w:rPr>
                    <w:rFonts w:ascii="Cambria Math" w:eastAsiaTheme="minorHAnsi" w:hAnsi="Cambria Math"/>
                    <w:i/>
                    <w:kern w:val="2"/>
                    <w:sz w:val="20"/>
                    <w:szCs w:val="20"/>
                    <w:lang w:eastAsia="en-US"/>
                    <w14:ligatures w14:val="standardContextual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t</m:t>
                </m:r>
              </m:e>
            </m:d>
          </m:num>
          <m:den>
            <m:r>
              <w:rPr>
                <w:rFonts w:ascii="Cambria Math" w:hAnsi="Cambria Math"/>
                <w:sz w:val="20"/>
                <w:szCs w:val="20"/>
              </w:rPr>
              <m:t>2</m:t>
            </m:r>
          </m:den>
        </m:f>
      </m:oMath>
      <w:r w:rsidR="00D175E1" w:rsidRPr="008357D2">
        <w:rPr>
          <w:rFonts w:ascii="Times New Roman" w:eastAsia="Times New Roman" w:hAnsi="Times New Roman" w:cs="Times New Roman"/>
          <w:kern w:val="2"/>
          <w:sz w:val="18"/>
          <w:szCs w:val="18"/>
          <w:lang w:eastAsia="en-US"/>
          <w14:ligatures w14:val="standardContextual"/>
        </w:rPr>
        <w:t xml:space="preserve"> if message is orthogonal with carrier</w:t>
      </w:r>
      <w:r w:rsidR="009A58F4">
        <w:rPr>
          <w:rFonts w:ascii="Times New Roman" w:eastAsia="Times New Roman" w:hAnsi="Times New Roman" w:cs="Times New Roman"/>
          <w:kern w:val="2"/>
          <w:sz w:val="18"/>
          <w:szCs w:val="18"/>
          <w:lang w:eastAsia="en-US"/>
          <w14:ligatures w14:val="standardContextual"/>
        </w:rPr>
        <w:t xml:space="preserve">, where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2"/>
                <w:sz w:val="20"/>
                <w:szCs w:val="20"/>
                <w:lang w:eastAsia="en-US"/>
                <w14:ligatures w14:val="standardContextual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2"/>
                <w:sz w:val="20"/>
                <w:szCs w:val="20"/>
                <w:lang w:eastAsia="en-US"/>
                <w14:ligatures w14:val="standardContextual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2"/>
                <w:sz w:val="20"/>
                <w:szCs w:val="20"/>
                <w:lang w:eastAsia="en-US"/>
                <w14:ligatures w14:val="standardContextual"/>
              </w:rPr>
              <m:t>c</m:t>
            </m:r>
          </m:sub>
        </m:sSub>
        <m:r>
          <w:rPr>
            <w:rFonts w:ascii="Cambria Math" w:eastAsia="Times New Roman" w:hAnsi="Cambria Math" w:cs="Times New Roman"/>
            <w:kern w:val="2"/>
            <w:sz w:val="20"/>
            <w:szCs w:val="20"/>
            <w:lang w:eastAsia="en-US"/>
            <w14:ligatures w14:val="standardContextual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sz w:val="20"/>
            <w:szCs w:val="20"/>
            <w:lang w:eastAsia="zh-CN"/>
          </w:rPr>
          <m:t xml:space="preserve"> </m:t>
        </m:r>
        <m:f>
          <m:fPr>
            <m:ctrlPr>
              <w:rPr>
                <w:rFonts w:ascii="Cambria Math" w:eastAsiaTheme="minorHAnsi" w:hAnsi="Cambria Math"/>
                <w:i/>
                <w:kern w:val="2"/>
                <w:sz w:val="20"/>
                <w:szCs w:val="20"/>
                <w:lang w:eastAsia="en-US"/>
                <w14:ligatures w14:val="standardContextual"/>
              </w:rPr>
            </m:ctrlPr>
          </m:fPr>
          <m:num>
            <m:sSup>
              <m:sSupPr>
                <m:ctrlPr>
                  <w:rPr>
                    <w:rFonts w:ascii="Cambria Math" w:eastAsiaTheme="minorHAnsi" w:hAnsi="Cambria Math"/>
                    <w:i/>
                    <w:kern w:val="2"/>
                    <w:sz w:val="20"/>
                    <w:szCs w:val="20"/>
                    <w:lang w:eastAsia="en-US"/>
                    <w14:ligatures w14:val="standardContextual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0"/>
                <w:szCs w:val="20"/>
              </w:rPr>
              <m:t>2</m:t>
            </m:r>
          </m:den>
        </m:f>
      </m:oMath>
      <w:r w:rsidR="009A58F4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0C3B90">
        <w:rPr>
          <w:rFonts w:ascii="Times New Roman" w:eastAsia="Times New Roman" w:hAnsi="Times New Roman" w:cs="Times New Roman"/>
          <w:sz w:val="18"/>
          <w:szCs w:val="18"/>
        </w:rPr>
        <w:t>(</w:t>
      </w:r>
      <w:r w:rsidR="00935DD6">
        <w:rPr>
          <w:rFonts w:ascii="Times New Roman" w:eastAsia="Times New Roman" w:hAnsi="Times New Roman" w:cs="Times New Roman"/>
          <w:sz w:val="18"/>
          <w:szCs w:val="18"/>
        </w:rPr>
        <w:t xml:space="preserve">carrier power) </w:t>
      </w:r>
      <w:r w:rsidR="009A58F4">
        <w:rPr>
          <w:rFonts w:ascii="Times New Roman" w:eastAsia="Times New Roman" w:hAnsi="Times New Roman" w:cs="Times New Roman"/>
          <w:sz w:val="18"/>
          <w:szCs w:val="18"/>
        </w:rPr>
        <w:t>and</w:t>
      </w:r>
      <w:r w:rsidR="00D06A0D" w:rsidRPr="008357D2">
        <w:rPr>
          <w:rFonts w:ascii="Times New Roman" w:eastAsia="Times New Roman" w:hAnsi="Times New Roman" w:cs="Times New Roman"/>
          <w:iCs/>
          <w:sz w:val="18"/>
          <w:szCs w:val="18"/>
          <w:lang w:eastAsia="zh-CN"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  <w:kern w:val="2"/>
                <w:sz w:val="20"/>
                <w:szCs w:val="20"/>
                <w:lang w:eastAsia="en-US"/>
                <w14:ligatures w14:val="standardContextual"/>
              </w:rPr>
            </m:ctrlPr>
          </m:sSubPr>
          <m:e>
            <m:r>
              <w:rPr>
                <w:rFonts w:ascii="Cambria Math" w:eastAsiaTheme="minorHAnsi" w:hAnsi="Cambria Math"/>
                <w:kern w:val="2"/>
                <w:sz w:val="20"/>
                <w:szCs w:val="20"/>
                <w:lang w:eastAsia="en-US"/>
                <w14:ligatures w14:val="standardContextual"/>
              </w:rPr>
              <m:t>P</m:t>
            </m:r>
          </m:e>
          <m:sub>
            <m:r>
              <w:rPr>
                <w:rFonts w:ascii="Cambria Math" w:eastAsiaTheme="minorHAnsi" w:hAnsi="Cambria Math"/>
                <w:kern w:val="2"/>
                <w:sz w:val="20"/>
                <w:szCs w:val="20"/>
                <w:lang w:eastAsia="en-US"/>
                <w14:ligatures w14:val="standardContextual"/>
              </w:rPr>
              <m:t>s</m:t>
            </m:r>
          </m:sub>
        </m:sSub>
        <m:r>
          <w:rPr>
            <w:rFonts w:ascii="Cambria Math" w:eastAsiaTheme="minorHAnsi" w:hAnsi="Cambria Math"/>
            <w:kern w:val="2"/>
            <w:sz w:val="20"/>
            <w:szCs w:val="20"/>
            <w:lang w:eastAsia="en-US"/>
            <w14:ligatures w14:val="standardContextual"/>
          </w:rPr>
          <m:t>=</m:t>
        </m:r>
        <m:f>
          <m:fPr>
            <m:ctrlPr>
              <w:rPr>
                <w:rFonts w:ascii="Cambria Math" w:eastAsiaTheme="minorHAnsi" w:hAnsi="Cambria Math"/>
                <w:i/>
                <w:kern w:val="2"/>
                <w:sz w:val="20"/>
                <w:szCs w:val="20"/>
                <w:lang w:eastAsia="en-US"/>
                <w14:ligatures w14:val="standardContextual"/>
              </w:rPr>
            </m:ctrlPr>
          </m:fPr>
          <m:num>
            <m:sSup>
              <m:sSupPr>
                <m:ctrlPr>
                  <w:rPr>
                    <w:rFonts w:ascii="Cambria Math" w:eastAsiaTheme="minorHAnsi" w:hAnsi="Cambria Math"/>
                    <w:i/>
                    <w:kern w:val="2"/>
                    <w:sz w:val="20"/>
                    <w:szCs w:val="20"/>
                    <w:lang w:eastAsia="en-US"/>
                    <w14:ligatures w14:val="standardContextual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m</m:t>
                </m:r>
              </m:e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  <m:d>
              <m:dPr>
                <m:ctrlPr>
                  <w:rPr>
                    <w:rFonts w:ascii="Cambria Math" w:eastAsiaTheme="minorHAnsi" w:hAnsi="Cambria Math"/>
                    <w:i/>
                    <w:kern w:val="2"/>
                    <w:sz w:val="20"/>
                    <w:szCs w:val="20"/>
                    <w:lang w:eastAsia="en-US"/>
                    <w14:ligatures w14:val="standardContextual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t</m:t>
                </m:r>
              </m:e>
            </m:d>
          </m:num>
          <m:den>
            <m:r>
              <w:rPr>
                <w:rFonts w:ascii="Cambria Math" w:hAnsi="Cambria Math"/>
                <w:sz w:val="20"/>
                <w:szCs w:val="20"/>
              </w:rPr>
              <m:t>2</m:t>
            </m:r>
          </m:den>
        </m:f>
      </m:oMath>
      <w:r w:rsidR="00935DD6">
        <w:rPr>
          <w:rFonts w:ascii="Times New Roman" w:eastAsia="Times New Roman" w:hAnsi="Times New Roman" w:cs="Times New Roman"/>
          <w:kern w:val="2"/>
          <w:sz w:val="18"/>
          <w:szCs w:val="18"/>
          <w:lang w:eastAsia="en-US"/>
          <w14:ligatures w14:val="standardContextual"/>
        </w:rPr>
        <w:t xml:space="preserve"> (sideband power)</w:t>
      </w:r>
      <w:r w:rsidR="007B51D7">
        <w:rPr>
          <w:rFonts w:ascii="Times New Roman" w:eastAsia="Times New Roman" w:hAnsi="Times New Roman" w:cs="Times New Roman"/>
          <w:kern w:val="2"/>
          <w:sz w:val="18"/>
          <w:szCs w:val="18"/>
          <w:lang w:eastAsia="en-US"/>
          <w14:ligatures w14:val="standardContextual"/>
        </w:rPr>
        <w:t xml:space="preserve">; Power efficiency: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kern w:val="2"/>
                <w:sz w:val="20"/>
                <w:szCs w:val="20"/>
                <w:lang w:eastAsia="en-US"/>
                <w14:ligatures w14:val="standardContextual"/>
              </w:rPr>
            </m:ctrlPr>
          </m:fPr>
          <m:num>
            <m:sSub>
              <m:sSubPr>
                <m:ctrlPr>
                  <w:rPr>
                    <w:rFonts w:ascii="Cambria Math" w:eastAsiaTheme="minorHAnsi" w:hAnsi="Cambria Math"/>
                    <w:i/>
                    <w:kern w:val="2"/>
                    <w:sz w:val="20"/>
                    <w:szCs w:val="20"/>
                    <w:lang w:eastAsia="en-US"/>
                    <w14:ligatures w14:val="standardContextual"/>
                  </w:rPr>
                </m:ctrlPr>
              </m:sSubPr>
              <m:e>
                <m:r>
                  <w:rPr>
                    <w:rFonts w:ascii="Cambria Math" w:eastAsiaTheme="minorHAnsi" w:hAnsi="Cambria Math"/>
                    <w:kern w:val="2"/>
                    <w:sz w:val="20"/>
                    <w:szCs w:val="20"/>
                    <w:lang w:eastAsia="en-US"/>
                    <w14:ligatures w14:val="standardContextual"/>
                  </w:rPr>
                  <m:t>P</m:t>
                </m:r>
              </m:e>
              <m:sub>
                <m:r>
                  <w:rPr>
                    <w:rFonts w:ascii="Cambria Math" w:eastAsiaTheme="minorHAnsi" w:hAnsi="Cambria Math"/>
                    <w:kern w:val="2"/>
                    <w:sz w:val="20"/>
                    <w:szCs w:val="20"/>
                    <w:lang w:eastAsia="en-US"/>
                    <w14:ligatures w14:val="standardContextual"/>
                  </w:rPr>
                  <m:t>s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HAnsi" w:hAnsi="Cambria Math"/>
                    <w:i/>
                    <w:kern w:val="2"/>
                    <w:sz w:val="20"/>
                    <w:szCs w:val="20"/>
                    <w:lang w:eastAsia="en-US"/>
                    <w14:ligatures w14:val="standardContextual"/>
                  </w:rPr>
                </m:ctrlPr>
              </m:sSubPr>
              <m:e>
                <m:r>
                  <w:rPr>
                    <w:rFonts w:ascii="Cambria Math" w:eastAsiaTheme="minorHAnsi" w:hAnsi="Cambria Math"/>
                    <w:kern w:val="2"/>
                    <w:sz w:val="20"/>
                    <w:szCs w:val="20"/>
                    <w:lang w:eastAsia="en-US"/>
                    <w14:ligatures w14:val="standardContextual"/>
                  </w:rPr>
                  <m:t>P</m:t>
                </m:r>
              </m:e>
              <m:sub>
                <m:r>
                  <w:rPr>
                    <w:rFonts w:ascii="Cambria Math" w:eastAsiaTheme="minorHAnsi" w:hAnsi="Cambria Math"/>
                    <w:kern w:val="2"/>
                    <w:sz w:val="20"/>
                    <w:szCs w:val="20"/>
                    <w:lang w:eastAsia="en-US"/>
                    <w14:ligatures w14:val="standardContextual"/>
                  </w:rPr>
                  <m:t>c</m:t>
                </m:r>
              </m:sub>
            </m:sSub>
            <m:r>
              <w:rPr>
                <w:rFonts w:ascii="Cambria Math" w:eastAsiaTheme="minorHAnsi" w:hAnsi="Cambria Math"/>
                <w:kern w:val="2"/>
                <w:sz w:val="20"/>
                <w:szCs w:val="20"/>
                <w:lang w:eastAsia="en-US"/>
                <w14:ligatures w14:val="standardContextual"/>
              </w:rPr>
              <m:t>+</m:t>
            </m:r>
            <m:sSub>
              <m:sSubPr>
                <m:ctrlPr>
                  <w:rPr>
                    <w:rFonts w:ascii="Cambria Math" w:eastAsiaTheme="minorHAnsi" w:hAnsi="Cambria Math"/>
                    <w:i/>
                    <w:kern w:val="2"/>
                    <w:sz w:val="20"/>
                    <w:szCs w:val="20"/>
                    <w:lang w:eastAsia="en-US"/>
                    <w14:ligatures w14:val="standardContextual"/>
                  </w:rPr>
                </m:ctrlPr>
              </m:sSubPr>
              <m:e>
                <m:r>
                  <w:rPr>
                    <w:rFonts w:ascii="Cambria Math" w:eastAsiaTheme="minorHAnsi" w:hAnsi="Cambria Math"/>
                    <w:kern w:val="2"/>
                    <w:sz w:val="20"/>
                    <w:szCs w:val="20"/>
                    <w:lang w:eastAsia="en-US"/>
                    <w14:ligatures w14:val="standardContextual"/>
                  </w:rPr>
                  <m:t>P</m:t>
                </m:r>
              </m:e>
              <m:sub>
                <m:r>
                  <w:rPr>
                    <w:rFonts w:ascii="Cambria Math" w:eastAsiaTheme="minorHAnsi" w:hAnsi="Cambria Math"/>
                    <w:kern w:val="2"/>
                    <w:sz w:val="20"/>
                    <w:szCs w:val="20"/>
                    <w:lang w:eastAsia="en-US"/>
                    <w14:ligatures w14:val="standardContextual"/>
                  </w:rPr>
                  <m:t>s</m:t>
                </m:r>
              </m:sub>
            </m:sSub>
          </m:den>
        </m:f>
      </m:oMath>
      <w:r w:rsidR="0038029C">
        <w:rPr>
          <w:rFonts w:ascii="Times New Roman" w:eastAsia="Times New Roman" w:hAnsi="Times New Roman" w:cs="Times New Roman"/>
          <w:kern w:val="2"/>
          <w:sz w:val="18"/>
          <w:szCs w:val="18"/>
          <w:lang w:eastAsia="en-US"/>
          <w14:ligatures w14:val="standardContextual"/>
        </w:rPr>
        <w:t xml:space="preserve">; for tone modulation </w:t>
      </w:r>
      <m:oMath>
        <m:r>
          <w:rPr>
            <w:rFonts w:ascii="Cambria Math" w:eastAsia="Times New Roman" w:hAnsi="Cambria Math" w:cs="Times New Roman"/>
            <w:kern w:val="2"/>
            <w:sz w:val="19"/>
            <w:szCs w:val="19"/>
            <w:lang w:eastAsia="en-US"/>
            <w14:ligatures w14:val="standardContextual"/>
          </w:rPr>
          <m:t>m</m:t>
        </m:r>
        <m:d>
          <m:dPr>
            <m:ctrlPr>
              <w:rPr>
                <w:rFonts w:ascii="Cambria Math" w:eastAsia="Times New Roman" w:hAnsi="Cambria Math" w:cs="Times New Roman"/>
                <w:i/>
                <w:kern w:val="2"/>
                <w:sz w:val="19"/>
                <w:szCs w:val="19"/>
                <w:lang w:eastAsia="en-US"/>
                <w14:ligatures w14:val="standardContextual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2"/>
                <w:sz w:val="19"/>
                <w:szCs w:val="19"/>
                <w:lang w:eastAsia="en-US"/>
                <w14:ligatures w14:val="standardContextual"/>
              </w:rPr>
              <m:t>t</m:t>
            </m:r>
          </m:e>
        </m:d>
        <m:r>
          <w:rPr>
            <w:rFonts w:ascii="Cambria Math" w:eastAsia="Times New Roman" w:hAnsi="Cambria Math" w:cs="Times New Roman"/>
            <w:kern w:val="2"/>
            <w:sz w:val="19"/>
            <w:szCs w:val="19"/>
            <w:lang w:eastAsia="en-US"/>
            <w14:ligatures w14:val="standardContextual"/>
          </w:rPr>
          <m:t>=</m:t>
        </m:r>
        <m:r>
          <w:rPr>
            <w:rFonts w:ascii="Cambria Math" w:eastAsia="Times New Roman" w:hAnsi="Cambria Math" w:cs="Times New Roman"/>
            <w:kern w:val="2"/>
            <w:sz w:val="19"/>
            <w:szCs w:val="19"/>
            <w:lang w:val="el-GR"/>
            <w14:ligatures w14:val="standardContextual"/>
          </w:rPr>
          <m:t>μ</m:t>
        </m:r>
        <m:r>
          <w:rPr>
            <w:rFonts w:ascii="Cambria Math" w:eastAsia="Times New Roman" w:hAnsi="Cambria Math" w:cs="Times New Roman"/>
            <w:kern w:val="2"/>
            <w:sz w:val="19"/>
            <w:szCs w:val="19"/>
            <w14:ligatures w14:val="standardContextual"/>
          </w:rPr>
          <m:t>A</m:t>
        </m:r>
        <m:func>
          <m:funcPr>
            <m:ctrlPr>
              <w:rPr>
                <w:rFonts w:ascii="Cambria Math" w:eastAsia="Times New Roman" w:hAnsi="Cambria Math" w:cs="Times New Roman"/>
                <w:i/>
                <w:kern w:val="2"/>
                <w:sz w:val="19"/>
                <w:szCs w:val="19"/>
                <w14:ligatures w14:val="standardContextual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19"/>
                <w:szCs w:val="19"/>
              </w:rPr>
              <m:t>cos</m:t>
            </m:r>
          </m:fName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2"/>
                    <w:sz w:val="19"/>
                    <w:szCs w:val="19"/>
                    <w14:ligatures w14:val="standardContextual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2"/>
                    <w:sz w:val="19"/>
                    <w:szCs w:val="19"/>
                    <w:lang w:val="el-GR"/>
                    <w14:ligatures w14:val="standardContextual"/>
                  </w:rPr>
                  <m:t>ω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2"/>
                    <w:sz w:val="19"/>
                    <w:szCs w:val="19"/>
                    <w14:ligatures w14:val="standardContextual"/>
                  </w:rPr>
                  <m:t>m</m:t>
                </m:r>
              </m:sub>
            </m:sSub>
            <m:r>
              <w:rPr>
                <w:rFonts w:ascii="Cambria Math" w:eastAsia="Times New Roman" w:hAnsi="Cambria Math" w:cs="Times New Roman"/>
                <w:kern w:val="2"/>
                <w:sz w:val="19"/>
                <w:szCs w:val="19"/>
                <w14:ligatures w14:val="standardContextual"/>
              </w:rPr>
              <m:t>t</m:t>
            </m:r>
          </m:e>
        </m:func>
        <m:r>
          <w:rPr>
            <w:rFonts w:ascii="Cambria Math" w:eastAsia="Times New Roman" w:hAnsi="Cambria Math" w:cs="Times New Roman"/>
            <w:kern w:val="2"/>
            <w:sz w:val="19"/>
            <w:szCs w:val="19"/>
            <w14:ligatures w14:val="standardContextual"/>
          </w:rPr>
          <m:t>:</m:t>
        </m:r>
      </m:oMath>
      <w:r w:rsidR="006F1AEF" w:rsidRPr="00372A80">
        <w:rPr>
          <w:rFonts w:ascii="Times New Roman" w:eastAsia="Times New Roman" w:hAnsi="Times New Roman" w:cs="Times New Roman"/>
          <w:kern w:val="2"/>
          <w:sz w:val="19"/>
          <w:szCs w:val="19"/>
          <w14:ligatures w14:val="standardContextual"/>
        </w:rPr>
        <w:t xml:space="preserve"> </w:t>
      </w:r>
      <m:oMath>
        <m:r>
          <w:rPr>
            <w:rFonts w:ascii="Cambria Math" w:eastAsia="Times New Roman" w:hAnsi="Cambria Math" w:cs="Times New Roman"/>
            <w:kern w:val="2"/>
            <w:sz w:val="19"/>
            <w:szCs w:val="19"/>
            <w14:ligatures w14:val="standardContextual"/>
          </w:rPr>
          <m:t>η=</m:t>
        </m:r>
        <m:f>
          <m:fPr>
            <m:ctrlPr>
              <w:rPr>
                <w:rFonts w:ascii="Cambria Math" w:eastAsia="Times New Roman" w:hAnsi="Cambria Math" w:cs="Times New Roman"/>
                <w:i/>
                <w:kern w:val="2"/>
                <w:sz w:val="19"/>
                <w:szCs w:val="19"/>
                <w14:ligatures w14:val="standardContextual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2"/>
                    <w:sz w:val="19"/>
                    <w:szCs w:val="19"/>
                    <w:lang w:val="el-GR"/>
                    <w14:ligatures w14:val="standardContextual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2"/>
                    <w:sz w:val="19"/>
                    <w:szCs w:val="19"/>
                    <w:lang w:val="el-GR"/>
                    <w14:ligatures w14:val="standardContextual"/>
                  </w:rPr>
                  <m:t>μ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2"/>
                    <w:sz w:val="19"/>
                    <w:szCs w:val="19"/>
                    <w14:ligatures w14:val="standardContextual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 w:cs="Times New Roman"/>
                <w:kern w:val="2"/>
                <w:sz w:val="19"/>
                <w:szCs w:val="19"/>
                <w14:ligatures w14:val="standardContextual"/>
              </w:rPr>
              <m:t>2+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2"/>
                    <w:sz w:val="19"/>
                    <w:szCs w:val="19"/>
                    <w:lang w:val="el-GR"/>
                    <w14:ligatures w14:val="standardContextual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2"/>
                    <w:sz w:val="19"/>
                    <w:szCs w:val="19"/>
                    <w:lang w:val="el-GR"/>
                    <w14:ligatures w14:val="standardContextual"/>
                  </w:rPr>
                  <m:t>μ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2"/>
                    <w:sz w:val="19"/>
                    <w:szCs w:val="19"/>
                    <w14:ligatures w14:val="standardContextual"/>
                  </w:rPr>
                  <m:t>2</m:t>
                </m:r>
              </m:sup>
            </m:sSup>
          </m:den>
        </m:f>
      </m:oMath>
      <w:r w:rsidR="0059557A">
        <w:rPr>
          <w:rFonts w:ascii="Times New Roman" w:eastAsia="Times New Roman" w:hAnsi="Times New Roman" w:cs="Times New Roman"/>
          <w:kern w:val="2"/>
          <w:sz w:val="18"/>
          <w:szCs w:val="18"/>
          <w14:ligatures w14:val="standardContextual"/>
        </w:rPr>
        <w:t>; Modulation Index:</w:t>
      </w:r>
      <w:r w:rsidR="0059557A" w:rsidRPr="00372A80">
        <w:rPr>
          <w:rFonts w:ascii="Times New Roman" w:eastAsia="Times New Roman" w:hAnsi="Times New Roman" w:cs="Times New Roman"/>
          <w:kern w:val="2"/>
          <w:sz w:val="19"/>
          <w:szCs w:val="19"/>
          <w14:ligatures w14:val="standardContextual"/>
        </w:rPr>
        <w:t xml:space="preserve"> </w:t>
      </w:r>
      <m:oMath>
        <m:r>
          <w:rPr>
            <w:rFonts w:ascii="Cambria Math" w:eastAsia="Times New Roman" w:hAnsi="Cambria Math" w:cs="Times New Roman"/>
            <w:kern w:val="2"/>
            <w:sz w:val="19"/>
            <w:szCs w:val="19"/>
            <w:lang w:eastAsia="zh-TW"/>
            <w14:ligatures w14:val="standardContextual"/>
          </w:rPr>
          <m:t>μ=</m:t>
        </m:r>
        <m:f>
          <m:fPr>
            <m:ctrlPr>
              <w:rPr>
                <w:rFonts w:ascii="Cambria Math" w:eastAsia="Times New Roman" w:hAnsi="Cambria Math" w:cs="Times New Roman"/>
                <w:i/>
                <w:kern w:val="2"/>
                <w:sz w:val="19"/>
                <w:szCs w:val="19"/>
                <w14:ligatures w14:val="standardContextual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2"/>
                    <w:sz w:val="19"/>
                    <w:szCs w:val="19"/>
                    <w14:ligatures w14:val="standardContextual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2"/>
                    <w:sz w:val="19"/>
                    <w:szCs w:val="19"/>
                    <w14:ligatures w14:val="standardContextual"/>
                  </w:rPr>
                  <m:t>m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2"/>
                    <w:sz w:val="19"/>
                    <w:szCs w:val="19"/>
                    <w14:ligatures w14:val="standardContextual"/>
                  </w:rPr>
                  <m:t>p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  <w:kern w:val="2"/>
                <w:sz w:val="19"/>
                <w:szCs w:val="19"/>
                <w14:ligatures w14:val="standardContextual"/>
              </w:rPr>
              <m:t>A</m:t>
            </m:r>
          </m:den>
        </m:f>
      </m:oMath>
      <w:r w:rsidR="00FF672A" w:rsidRPr="00372A80">
        <w:rPr>
          <w:rFonts w:ascii="Times New Roman" w:eastAsia="Times New Roman" w:hAnsi="Times New Roman" w:cs="Times New Roman"/>
          <w:kern w:val="2"/>
          <w:sz w:val="19"/>
          <w:szCs w:val="19"/>
          <w14:ligatures w14:val="standardContextual"/>
        </w:rPr>
        <w:t xml:space="preserve"> </w:t>
      </w:r>
      <w:r w:rsidR="00AA5E25" w:rsidRPr="00372A80">
        <w:rPr>
          <w:rFonts w:ascii="Times New Roman" w:eastAsia="Times New Roman" w:hAnsi="Times New Roman" w:cs="Times New Roman"/>
          <w:kern w:val="2"/>
          <w:sz w:val="19"/>
          <w:szCs w:val="19"/>
          <w14:ligatures w14:val="standardContextual"/>
        </w:rPr>
        <w:t>(</w:t>
      </w:r>
      <m:oMath>
        <m:r>
          <w:rPr>
            <w:rFonts w:ascii="Cambria Math" w:eastAsia="Times New Roman" w:hAnsi="Cambria Math" w:cs="Times New Roman"/>
            <w:kern w:val="2"/>
            <w:sz w:val="19"/>
            <w:szCs w:val="19"/>
            <w14:ligatures w14:val="standardContextual"/>
          </w:rPr>
          <m:t>0≤</m:t>
        </m:r>
        <m:r>
          <w:rPr>
            <w:rFonts w:ascii="Cambria Math" w:eastAsia="Times New Roman" w:hAnsi="Cambria Math" w:cs="Times New Roman"/>
            <w:kern w:val="2"/>
            <w:sz w:val="19"/>
            <w:szCs w:val="19"/>
            <w:lang w:val="el-GR"/>
            <w14:ligatures w14:val="standardContextual"/>
          </w:rPr>
          <m:t>μ</m:t>
        </m:r>
        <m:r>
          <w:rPr>
            <w:rFonts w:ascii="Cambria Math" w:eastAsia="Times New Roman" w:hAnsi="Cambria Math" w:cs="Times New Roman"/>
            <w:kern w:val="2"/>
            <w:sz w:val="19"/>
            <w:szCs w:val="19"/>
            <w:lang w:eastAsia="zh-TW"/>
            <w14:ligatures w14:val="standardContextual"/>
          </w:rPr>
          <m:t>≤1)</m:t>
        </m:r>
      </m:oMath>
      <w:r w:rsidR="00AA5E25">
        <w:rPr>
          <w:rFonts w:ascii="Times New Roman" w:eastAsia="Times New Roman" w:hAnsi="Times New Roman" w:cs="Times New Roman"/>
          <w:kern w:val="2"/>
          <w:sz w:val="18"/>
          <w:szCs w:val="18"/>
          <w:lang w:eastAsia="zh-TW"/>
          <w14:ligatures w14:val="standardContextual"/>
        </w:rPr>
        <w:t xml:space="preserve"> if distortionless</w:t>
      </w:r>
      <w:r w:rsidR="00756BE3">
        <w:rPr>
          <w:rFonts w:ascii="Times New Roman" w:eastAsia="Times New Roman" w:hAnsi="Times New Roman" w:cs="Times New Roman"/>
          <w:kern w:val="2"/>
          <w:sz w:val="18"/>
          <w:szCs w:val="18"/>
          <w:lang w:eastAsia="zh-TW"/>
          <w14:ligatures w14:val="standardContextual"/>
        </w:rPr>
        <w:t xml:space="preserve"> demodulation </w:t>
      </w:r>
      <w:r w:rsidR="007F0B96">
        <w:rPr>
          <w:rFonts w:ascii="Times New Roman" w:eastAsia="Times New Roman" w:hAnsi="Times New Roman" w:cs="Times New Roman"/>
          <w:kern w:val="2"/>
          <w:sz w:val="18"/>
          <w:szCs w:val="18"/>
          <w:lang w:eastAsia="zh-TW"/>
          <w14:ligatures w14:val="standardContextual"/>
        </w:rPr>
        <w:t xml:space="preserve">; if nonzero offset, then </w:t>
      </w:r>
      <w:r w:rsidR="007F0B96">
        <w:rPr>
          <w:rFonts w:ascii="Times New Roman" w:eastAsia="Times New Roman" w:hAnsi="Times New Roman" w:cs="Times New Roman"/>
          <w:kern w:val="2"/>
          <w:sz w:val="18"/>
          <w:szCs w:val="18"/>
          <w14:ligatures w14:val="standardContextual"/>
        </w:rPr>
        <w:t xml:space="preserve">: </w:t>
      </w:r>
      <m:oMath>
        <m:r>
          <w:rPr>
            <w:rFonts w:ascii="Cambria Math" w:eastAsia="Times New Roman" w:hAnsi="Cambria Math" w:cs="Times New Roman"/>
            <w:kern w:val="2"/>
            <w:sz w:val="19"/>
            <w:szCs w:val="19"/>
            <w:lang w:eastAsia="zh-TW"/>
            <w14:ligatures w14:val="standardContextual"/>
          </w:rPr>
          <m:t>μ=</m:t>
        </m:r>
        <m:f>
          <m:fPr>
            <m:ctrlPr>
              <w:rPr>
                <w:rFonts w:ascii="Cambria Math" w:eastAsia="Times New Roman" w:hAnsi="Cambria Math" w:cs="Times New Roman"/>
                <w:i/>
                <w:kern w:val="2"/>
                <w:sz w:val="19"/>
                <w:szCs w:val="19"/>
                <w14:ligatures w14:val="standardContextual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2"/>
                    <w:sz w:val="19"/>
                    <w:szCs w:val="19"/>
                    <w14:ligatures w14:val="standardContextual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2"/>
                    <w:sz w:val="19"/>
                    <w:szCs w:val="19"/>
                    <w14:ligatures w14:val="standardContextual"/>
                  </w:rPr>
                  <m:t>m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2"/>
                    <w:sz w:val="19"/>
                    <w:szCs w:val="19"/>
                    <w14:ligatures w14:val="standardContextual"/>
                  </w:rPr>
                  <m:t>max</m:t>
                </m:r>
              </m:sub>
            </m:sSub>
            <m:r>
              <w:rPr>
                <w:rFonts w:ascii="Cambria Math" w:eastAsia="Times New Roman" w:hAnsi="Cambria Math" w:cs="Times New Roman"/>
                <w:kern w:val="2"/>
                <w:sz w:val="19"/>
                <w:szCs w:val="19"/>
                <w14:ligatures w14:val="standardContextual"/>
              </w:rPr>
              <m:t>-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2"/>
                    <w:sz w:val="19"/>
                    <w:szCs w:val="19"/>
                    <w14:ligatures w14:val="standardContextual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2"/>
                    <w:sz w:val="19"/>
                    <w:szCs w:val="19"/>
                    <w14:ligatures w14:val="standardContextual"/>
                  </w:rPr>
                  <m:t>m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2"/>
                    <w:sz w:val="19"/>
                    <w:szCs w:val="19"/>
                    <w14:ligatures w14:val="standardContextual"/>
                  </w:rPr>
                  <m:t>min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  <w:kern w:val="2"/>
                <w:sz w:val="19"/>
                <w:szCs w:val="19"/>
                <w14:ligatures w14:val="standardContextual"/>
              </w:rPr>
              <m:t>2A+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2"/>
                    <w:sz w:val="19"/>
                    <w:szCs w:val="19"/>
                    <w14:ligatures w14:val="standardContextual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2"/>
                    <w:sz w:val="19"/>
                    <w:szCs w:val="19"/>
                    <w14:ligatures w14:val="standardContextual"/>
                  </w:rPr>
                  <m:t>m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2"/>
                    <w:sz w:val="19"/>
                    <w:szCs w:val="19"/>
                    <w14:ligatures w14:val="standardContextual"/>
                  </w:rPr>
                  <m:t>max</m:t>
                </m:r>
              </m:sub>
            </m:sSub>
            <m:r>
              <w:rPr>
                <w:rFonts w:ascii="Cambria Math" w:eastAsia="Times New Roman" w:hAnsi="Cambria Math" w:cs="Times New Roman"/>
                <w:kern w:val="2"/>
                <w:sz w:val="19"/>
                <w:szCs w:val="19"/>
                <w14:ligatures w14:val="standardContextual"/>
              </w:rPr>
              <m:t>+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2"/>
                    <w:sz w:val="19"/>
                    <w:szCs w:val="19"/>
                    <w14:ligatures w14:val="standardContextual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2"/>
                    <w:sz w:val="19"/>
                    <w:szCs w:val="19"/>
                    <w14:ligatures w14:val="standardContextual"/>
                  </w:rPr>
                  <m:t>m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2"/>
                    <w:sz w:val="19"/>
                    <w:szCs w:val="19"/>
                    <w14:ligatures w14:val="standardContextual"/>
                  </w:rPr>
                  <m:t>min</m:t>
                </m:r>
              </m:sub>
            </m:sSub>
          </m:den>
        </m:f>
      </m:oMath>
    </w:p>
    <w:p w14:paraId="66391711" w14:textId="441E8FC3" w:rsidR="008F74AE" w:rsidRDefault="00A47FDC" w:rsidP="009A58F4">
      <w:pPr>
        <w:tabs>
          <w:tab w:val="right" w:pos="11664"/>
        </w:tabs>
        <w:jc w:val="center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kern w:val="2"/>
          <w:sz w:val="18"/>
          <w:szCs w:val="18"/>
          <w14:ligatures w14:val="standardContextual"/>
        </w:rPr>
        <w:t xml:space="preserve">Hilbert Transform: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2"/>
                <w:sz w:val="20"/>
                <w:szCs w:val="20"/>
                <w14:ligatures w14:val="standardContextual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2"/>
                <w:sz w:val="20"/>
                <w:szCs w:val="20"/>
                <w14:ligatures w14:val="standardContextual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2"/>
                <w:sz w:val="20"/>
                <w:szCs w:val="20"/>
                <w14:ligatures w14:val="standardContextual"/>
              </w:rPr>
              <m:t>h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kern w:val="2"/>
                <w:sz w:val="20"/>
                <w:szCs w:val="20"/>
                <w14:ligatures w14:val="standardContextual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2"/>
                <w:sz w:val="20"/>
                <w:szCs w:val="20"/>
                <w14:ligatures w14:val="standardContextual"/>
              </w:rPr>
              <m:t>t</m:t>
            </m:r>
          </m:e>
        </m:d>
        <m:r>
          <m:rPr>
            <m:scr m:val="script"/>
          </m:rPr>
          <w:rPr>
            <w:rFonts w:ascii="Cambria Math" w:eastAsia="Times New Roman" w:hAnsi="Cambria Math" w:cs="Times New Roman"/>
            <w:kern w:val="2"/>
            <w:sz w:val="20"/>
            <w:szCs w:val="20"/>
            <w14:ligatures w14:val="standardContextual"/>
          </w:rPr>
          <m:t>=H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kern w:val="2"/>
                <w:sz w:val="20"/>
                <w:szCs w:val="20"/>
                <w14:ligatures w14:val="standardContextual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2"/>
                <w:sz w:val="20"/>
                <w:szCs w:val="20"/>
                <w14:ligatures w14:val="standardContextual"/>
              </w:rPr>
              <m:t>x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kern w:val="2"/>
                    <w:sz w:val="20"/>
                    <w:szCs w:val="20"/>
                    <w14:ligatures w14:val="standardContextual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2"/>
                    <w:sz w:val="20"/>
                    <w:szCs w:val="20"/>
                    <w14:ligatures w14:val="standardContextual"/>
                  </w:rPr>
                  <m:t>t</m:t>
                </m:r>
              </m:e>
            </m:d>
          </m:e>
        </m:d>
        <m:r>
          <w:rPr>
            <w:rFonts w:ascii="Cambria Math" w:eastAsia="Times New Roman" w:hAnsi="Cambria Math" w:cs="Times New Roman"/>
            <w:kern w:val="2"/>
            <w:sz w:val="20"/>
            <w:szCs w:val="20"/>
            <w14:ligatures w14:val="standardContextual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kern w:val="2"/>
                <w:sz w:val="20"/>
                <w:szCs w:val="20"/>
                <w14:ligatures w14:val="standardContextual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2"/>
                <w:sz w:val="20"/>
                <w:szCs w:val="20"/>
                <w14:ligatures w14:val="standardContextual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2"/>
                <w:sz w:val="20"/>
                <w:szCs w:val="20"/>
                <w:lang w:val="el-GR"/>
                <w14:ligatures w14:val="standardContextual"/>
              </w:rPr>
              <m:t>π</m:t>
            </m:r>
          </m:den>
        </m:f>
        <m:nary>
          <m:naryPr>
            <m:limLoc m:val="subSup"/>
            <m:ctrlPr>
              <w:rPr>
                <w:rFonts w:ascii="Cambria Math" w:eastAsia="Times New Roman" w:hAnsi="Cambria Math" w:cs="Times New Roman"/>
                <w:i/>
                <w:kern w:val="2"/>
                <w:sz w:val="20"/>
                <w:szCs w:val="20"/>
                <w14:ligatures w14:val="standardContextual"/>
              </w:rPr>
            </m:ctrlPr>
          </m:naryPr>
          <m:sub>
            <m:r>
              <w:rPr>
                <w:rFonts w:ascii="Cambria Math" w:eastAsia="Times New Roman" w:hAnsi="Cambria Math" w:cs="Times New Roman"/>
                <w:kern w:val="2"/>
                <w:sz w:val="20"/>
                <w:szCs w:val="20"/>
                <w14:ligatures w14:val="standardContextual"/>
              </w:rPr>
              <m:t>-∞</m:t>
            </m:r>
          </m:sub>
          <m:sup>
            <m:r>
              <w:rPr>
                <w:rFonts w:ascii="Cambria Math" w:eastAsia="Times New Roman" w:hAnsi="Cambria Math" w:cs="Times New Roman"/>
                <w:kern w:val="2"/>
                <w:sz w:val="20"/>
                <w:szCs w:val="20"/>
                <w14:ligatures w14:val="standardContextual"/>
              </w:rPr>
              <m:t>∞</m:t>
            </m:r>
          </m:sup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kern w:val="2"/>
                    <w:sz w:val="20"/>
                    <w:szCs w:val="20"/>
                    <w14:ligatures w14:val="standardContextual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kern w:val="2"/>
                    <w:sz w:val="20"/>
                    <w:szCs w:val="20"/>
                    <w14:ligatures w14:val="standardContextual"/>
                  </w:rPr>
                  <m:t>x(α)</m:t>
                </m:r>
              </m:num>
              <m:den>
                <m:r>
                  <w:rPr>
                    <w:rFonts w:ascii="Cambria Math" w:eastAsia="Times New Roman" w:hAnsi="Cambria Math" w:cs="Times New Roman"/>
                    <w:kern w:val="2"/>
                    <w:sz w:val="20"/>
                    <w:szCs w:val="20"/>
                    <w14:ligatures w14:val="standardContextual"/>
                  </w:rPr>
                  <m:t>t-α</m:t>
                </m:r>
              </m:den>
            </m:f>
            <m:r>
              <w:rPr>
                <w:rFonts w:ascii="Cambria Math" w:eastAsia="Times New Roman" w:hAnsi="Cambria Math" w:cs="Times New Roman"/>
                <w:kern w:val="2"/>
                <w:sz w:val="20"/>
                <w:szCs w:val="20"/>
                <w14:ligatures w14:val="standardContextual"/>
              </w:rPr>
              <m:t xml:space="preserve"> dα</m:t>
            </m:r>
          </m:e>
        </m:nary>
        <m:r>
          <w:rPr>
            <w:rFonts w:ascii="Cambria Math" w:eastAsia="Times New Roman" w:hAnsi="Cambria Math" w:cs="Times New Roman"/>
            <w:kern w:val="2"/>
            <w:sz w:val="20"/>
            <w:szCs w:val="20"/>
            <w14:ligatures w14:val="standardContextual"/>
          </w:rPr>
          <m:t>=x</m:t>
        </m:r>
        <m:d>
          <m:dPr>
            <m:ctrlPr>
              <w:rPr>
                <w:rFonts w:ascii="Cambria Math" w:eastAsia="Times New Roman" w:hAnsi="Cambria Math" w:cs="Times New Roman"/>
                <w:i/>
                <w:kern w:val="2"/>
                <w:sz w:val="20"/>
                <w:szCs w:val="20"/>
                <w14:ligatures w14:val="standardContextual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2"/>
                <w:sz w:val="20"/>
                <w:szCs w:val="20"/>
                <w14:ligatures w14:val="standardContextual"/>
              </w:rPr>
              <m:t>t</m:t>
            </m:r>
          </m:e>
        </m:d>
        <m:r>
          <w:rPr>
            <w:rFonts w:ascii="Cambria Math" w:eastAsia="Times New Roman" w:hAnsi="Cambria Math" w:cs="Times New Roman"/>
            <w:kern w:val="2"/>
            <w:sz w:val="20"/>
            <w:szCs w:val="20"/>
            <w14:ligatures w14:val="standardContextual"/>
          </w:rPr>
          <m:t>*</m:t>
        </m:r>
        <m:f>
          <m:fPr>
            <m:ctrlPr>
              <w:rPr>
                <w:rFonts w:ascii="Cambria Math" w:eastAsia="Times New Roman" w:hAnsi="Cambria Math" w:cs="Times New Roman"/>
                <w:i/>
                <w:kern w:val="2"/>
                <w:sz w:val="20"/>
                <w:szCs w:val="20"/>
                <w14:ligatures w14:val="standardContextual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2"/>
                <w:sz w:val="20"/>
                <w:szCs w:val="20"/>
                <w14:ligatures w14:val="standardContextual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2"/>
                <w:sz w:val="20"/>
                <w:szCs w:val="20"/>
                <w:lang w:val="el-GR"/>
                <w14:ligatures w14:val="standardContextual"/>
              </w:rPr>
              <m:t>π</m:t>
            </m:r>
            <m:r>
              <w:rPr>
                <w:rFonts w:ascii="Cambria Math" w:eastAsia="Times New Roman" w:hAnsi="Cambria Math" w:cs="Times New Roman"/>
                <w:kern w:val="2"/>
                <w:sz w:val="20"/>
                <w:szCs w:val="20"/>
                <w14:ligatures w14:val="standardContextual"/>
              </w:rPr>
              <m:t>t</m:t>
            </m:r>
          </m:den>
        </m:f>
      </m:oMath>
      <w:r w:rsidR="00BC0D34" w:rsidRPr="00EA2460">
        <w:rPr>
          <w:rFonts w:ascii="Times New Roman" w:eastAsia="Times New Roman" w:hAnsi="Times New Roman" w:cs="Times New Roman"/>
          <w:kern w:val="2"/>
          <w:sz w:val="20"/>
          <w:szCs w:val="20"/>
          <w14:ligatures w14:val="standardContextual"/>
        </w:rPr>
        <w:t xml:space="preserve">; </w:t>
      </w:r>
      <w:r w:rsidR="00B830D9" w:rsidRPr="00EA2460">
        <w:rPr>
          <w:rFonts w:ascii="Times New Roman" w:eastAsia="Times New Roman" w:hAnsi="Times New Roman" w:cs="Times New Roman"/>
          <w:kern w:val="2"/>
          <w:sz w:val="20"/>
          <w:szCs w:val="20"/>
          <w14:ligatures w14:val="standardContextual"/>
        </w:rPr>
        <w:t>**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kern w:val="2"/>
                <w:sz w:val="20"/>
                <w:szCs w:val="20"/>
                <w14:ligatures w14:val="standardContextual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2"/>
                <w:sz w:val="20"/>
                <w:szCs w:val="20"/>
                <w14:ligatures w14:val="standardContextual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2"/>
                <w:sz w:val="20"/>
                <w:szCs w:val="20"/>
                <w:lang w:val="el-GR"/>
                <w14:ligatures w14:val="standardContextual"/>
              </w:rPr>
              <m:t>π</m:t>
            </m:r>
            <m:r>
              <w:rPr>
                <w:rFonts w:ascii="Cambria Math" w:eastAsia="Times New Roman" w:hAnsi="Cambria Math" w:cs="Times New Roman"/>
                <w:kern w:val="2"/>
                <w:sz w:val="20"/>
                <w:szCs w:val="20"/>
                <w14:ligatures w14:val="standardContextual"/>
              </w:rPr>
              <m:t>t</m:t>
            </m:r>
          </m:den>
        </m:f>
        <m:r>
          <w:rPr>
            <w:rFonts w:ascii="Cambria Math" w:eastAsia="Times New Roman" w:hAnsi="Cambria Math" w:cs="Times New Roman"/>
            <w:kern w:val="2"/>
            <w:sz w:val="20"/>
            <w:szCs w:val="20"/>
            <w14:ligatures w14:val="standardContextual"/>
          </w:rPr>
          <m:t>↔-j</m:t>
        </m:r>
      </m:oMath>
      <w:r w:rsidR="007B2B9C" w:rsidRPr="00EA2460">
        <w:rPr>
          <w:rFonts w:ascii="Times New Roman" w:eastAsia="Times New Roman" w:hAnsi="Times New Roman" w:cs="Times New Roman"/>
          <w:kern w:val="2"/>
          <w:sz w:val="20"/>
          <w:szCs w:val="20"/>
          <w14:ligatures w14:val="standardContextual"/>
        </w:rPr>
        <w:t>sgn</w:t>
      </w:r>
      <m:oMath>
        <m:d>
          <m:dPr>
            <m:ctrlPr>
              <w:rPr>
                <w:rFonts w:ascii="Cambria Math" w:eastAsia="Times New Roman" w:hAnsi="Cambria Math" w:cs="Times New Roman"/>
                <w:i/>
                <w:kern w:val="2"/>
                <w:sz w:val="20"/>
                <w:szCs w:val="20"/>
                <w14:ligatures w14:val="standardContextual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2"/>
                <w:sz w:val="20"/>
                <w:szCs w:val="20"/>
                <w14:ligatures w14:val="standardContextual"/>
              </w:rPr>
              <m:t>f</m:t>
            </m:r>
          </m:e>
        </m:d>
        <m:r>
          <w:rPr>
            <w:rFonts w:ascii="Cambria Math" w:eastAsia="Times New Roman" w:hAnsi="Cambria Math" w:cs="Times New Roman"/>
            <w:kern w:val="2"/>
            <w:sz w:val="20"/>
            <w:szCs w:val="20"/>
            <w14:ligatures w14:val="standardContextual"/>
          </w:rPr>
          <m:t>=</m:t>
        </m:r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</w:rPr>
                </m:ctrlPr>
              </m:eqArr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j,  f&gt;0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-j,  f&lt;0</m:t>
                </m:r>
              </m:e>
            </m:eqArr>
          </m:e>
        </m:d>
      </m:oMath>
    </w:p>
    <w:p w14:paraId="6FEE604D" w14:textId="7ED6A5E2" w:rsidR="008A319F" w:rsidRDefault="00EE45B1" w:rsidP="008A319F">
      <w:pPr>
        <w:tabs>
          <w:tab w:val="right" w:pos="11664"/>
        </w:tabs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sz w:val="18"/>
          <w:szCs w:val="18"/>
          <w:u w:val="single"/>
        </w:rPr>
        <mc:AlternateContent>
          <mc:Choice Requires="wpi">
            <w:drawing>
              <wp:anchor distT="0" distB="0" distL="114300" distR="114300" simplePos="0" relativeHeight="251658243" behindDoc="0" locked="0" layoutInCell="1" allowOverlap="1" wp14:anchorId="266E656E" wp14:editId="49B1AE8A">
                <wp:simplePos x="0" y="0"/>
                <wp:positionH relativeFrom="column">
                  <wp:posOffset>3360420</wp:posOffset>
                </wp:positionH>
                <wp:positionV relativeFrom="paragraph">
                  <wp:posOffset>358140</wp:posOffset>
                </wp:positionV>
                <wp:extent cx="426900" cy="113050"/>
                <wp:effectExtent l="38100" t="38100" r="43180" b="39370"/>
                <wp:wrapNone/>
                <wp:docPr id="862647572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426900" cy="113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3C9DB7" id="Ink 28" o:spid="_x0000_s1026" type="#_x0000_t75" style="position:absolute;margin-left:263.9pt;margin-top:27.5pt;width:35pt;height:10.3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">
                <v:imagedata r:id="rId50" o:title=""/>
              </v:shape>
            </w:pict>
          </mc:Fallback>
        </mc:AlternateContent>
      </w:r>
      <w:r w:rsidR="008A319F" w:rsidRPr="00AD2EED"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  <w:t>Quadrature Amplitude Modulation (QAM):</w:t>
      </w:r>
      <w:r w:rsidR="008A319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  <w:lang w:val="el-GR"/>
              </w:rPr>
              <m:t>ψ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QAM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t</m:t>
            </m:r>
          </m:e>
        </m:d>
        <m:r>
          <w:rPr>
            <w:rFonts w:ascii="Cambria Math" w:eastAsia="Times New Roman" w:hAnsi="Cambria Math" w:cs="Times New Roman"/>
            <w:sz w:val="18"/>
            <w:szCs w:val="18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1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t</m:t>
            </m:r>
          </m:e>
        </m:d>
        <m:func>
          <m:funcPr>
            <m:ctrlPr>
              <w:rPr>
                <w:rFonts w:ascii="Cambria Math" w:eastAsia="Times New Roman" w:hAnsi="Cambria Math" w:cs="Times New Roman"/>
                <w:sz w:val="18"/>
                <w:szCs w:val="18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18"/>
                <w:szCs w:val="18"/>
              </w:rPr>
              <m:t>cos</m:t>
            </m: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  <w:lang w:val="el-GR"/>
                      </w:rPr>
                      <m:t>ω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c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t</m:t>
                </m:r>
              </m:e>
            </m:d>
          </m:e>
        </m:func>
        <m:r>
          <w:rPr>
            <w:rFonts w:ascii="Cambria Math" w:eastAsia="Times New Roman" w:hAnsi="Cambria Math" w:cs="Times New Roman"/>
            <w:sz w:val="18"/>
            <w:szCs w:val="18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2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t</m:t>
            </m:r>
          </m:e>
        </m:d>
        <m:func>
          <m:funcPr>
            <m:ctrlPr>
              <w:rPr>
                <w:rFonts w:ascii="Cambria Math" w:eastAsia="Times New Roman" w:hAnsi="Cambria Math" w:cs="Times New Roman"/>
                <w:sz w:val="18"/>
                <w:szCs w:val="18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18"/>
                <w:szCs w:val="18"/>
              </w:rPr>
              <m:t>sin</m:t>
            </m: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  <w:lang w:val="el-GR"/>
                      </w:rPr>
                      <m:t>ω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c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t</m:t>
                </m:r>
              </m:e>
            </m:d>
          </m:e>
        </m:func>
        <m:r>
          <w:rPr>
            <w:rFonts w:ascii="Cambria Math" w:eastAsia="Times New Roman" w:hAnsi="Cambria Math" w:cs="Times New Roman"/>
            <w:sz w:val="18"/>
            <w:szCs w:val="18"/>
          </w:rPr>
          <m:t xml:space="preserve"> →</m:t>
        </m:r>
      </m:oMath>
      <w:r w:rsidR="003947FB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4A2F4D">
        <w:rPr>
          <w:rFonts w:ascii="Times New Roman" w:eastAsia="Times New Roman" w:hAnsi="Times New Roman" w:cs="Times New Roman"/>
          <w:sz w:val="18"/>
          <w:szCs w:val="18"/>
        </w:rPr>
        <w:t xml:space="preserve">2 baseband signals </w:t>
      </w:r>
      <w:r w:rsidR="008336C8">
        <w:rPr>
          <w:rFonts w:ascii="Times New Roman" w:eastAsia="Times New Roman" w:hAnsi="Times New Roman" w:cs="Times New Roman"/>
          <w:sz w:val="18"/>
          <w:szCs w:val="18"/>
        </w:rPr>
        <w:t xml:space="preserve">can be </w:t>
      </w:r>
      <w:r w:rsidR="004A2F4D">
        <w:rPr>
          <w:rFonts w:ascii="Times New Roman" w:eastAsia="Times New Roman" w:hAnsi="Times New Roman" w:cs="Times New Roman"/>
          <w:sz w:val="18"/>
          <w:szCs w:val="18"/>
        </w:rPr>
        <w:t xml:space="preserve">separated </w:t>
      </w:r>
      <w:r w:rsidR="008336C8">
        <w:rPr>
          <w:rFonts w:ascii="Times New Roman" w:eastAsia="Times New Roman" w:hAnsi="Times New Roman" w:cs="Times New Roman"/>
          <w:sz w:val="18"/>
          <w:szCs w:val="18"/>
        </w:rPr>
        <w:t>at</w:t>
      </w:r>
      <w:r w:rsidR="004A2F4D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F332A9">
        <w:rPr>
          <w:rFonts w:ascii="Times New Roman" w:eastAsia="Times New Roman" w:hAnsi="Times New Roman" w:cs="Times New Roman"/>
          <w:sz w:val="18"/>
          <w:szCs w:val="18"/>
        </w:rPr>
        <w:t xml:space="preserve">the </w:t>
      </w:r>
      <w:r w:rsidR="00464FFE">
        <w:rPr>
          <w:rFonts w:ascii="Times New Roman" w:eastAsia="Times New Roman" w:hAnsi="Times New Roman" w:cs="Times New Roman"/>
          <w:sz w:val="18"/>
          <w:szCs w:val="18"/>
        </w:rPr>
        <w:t>receiver</w:t>
      </w:r>
      <w:r w:rsidR="00F332A9">
        <w:rPr>
          <w:rFonts w:ascii="Times New Roman" w:eastAsia="Times New Roman" w:hAnsi="Times New Roman" w:cs="Times New Roman"/>
          <w:sz w:val="18"/>
          <w:szCs w:val="18"/>
        </w:rPr>
        <w:t xml:space="preserve"> if 2 local carriers are used in phase quadrature</w:t>
      </w:r>
      <w:r w:rsidR="00B0000F">
        <w:rPr>
          <w:rFonts w:ascii="Times New Roman" w:eastAsia="Times New Roman" w:hAnsi="Times New Roman" w:cs="Times New Roman"/>
          <w:sz w:val="18"/>
          <w:szCs w:val="18"/>
        </w:rPr>
        <w:t xml:space="preserve">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1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t</m:t>
            </m:r>
          </m:e>
        </m:d>
        <m:r>
          <w:rPr>
            <w:rFonts w:ascii="Cambria Math" w:eastAsia="Times New Roman" w:hAnsi="Cambria Math" w:cs="Times New Roman"/>
            <w:sz w:val="18"/>
            <w:szCs w:val="18"/>
          </w:rPr>
          <m:t>=2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  <w:lang w:val="el-GR"/>
              </w:rPr>
              <m:t>ψ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QAM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t</m:t>
            </m:r>
          </m:e>
        </m:d>
        <m:func>
          <m:funcPr>
            <m:ctrlPr>
              <w:rPr>
                <w:rFonts w:ascii="Cambria Math" w:eastAsia="Times New Roman" w:hAnsi="Cambria Math" w:cs="Times New Roman"/>
                <w:sz w:val="18"/>
                <w:szCs w:val="18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18"/>
                <w:szCs w:val="18"/>
              </w:rPr>
              <m:t>cos</m:t>
            </m: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  <w:lang w:val="el-GR"/>
                      </w:rPr>
                      <m:t>ω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c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t</m:t>
                </m:r>
              </m:e>
            </m:d>
          </m:e>
        </m:func>
      </m:oMath>
      <w:r w:rsidR="00F208FA">
        <w:rPr>
          <w:rFonts w:ascii="Times New Roman" w:eastAsia="Times New Roman" w:hAnsi="Times New Roman" w:cs="Times New Roman"/>
          <w:sz w:val="18"/>
          <w:szCs w:val="18"/>
        </w:rPr>
        <w:t xml:space="preserve"> and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2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t</m:t>
            </m:r>
          </m:e>
        </m:d>
        <m:r>
          <w:rPr>
            <w:rFonts w:ascii="Cambria Math" w:eastAsia="Times New Roman" w:hAnsi="Cambria Math" w:cs="Times New Roman"/>
            <w:sz w:val="18"/>
            <w:szCs w:val="18"/>
          </w:rPr>
          <m:t>=2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  <w:lang w:val="el-GR"/>
              </w:rPr>
              <m:t>ψ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QAM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t</m:t>
            </m:r>
          </m:e>
        </m:d>
        <m:func>
          <m:funcPr>
            <m:ctrlPr>
              <w:rPr>
                <w:rFonts w:ascii="Cambria Math" w:eastAsia="Times New Roman" w:hAnsi="Cambria Math" w:cs="Times New Roman"/>
                <w:sz w:val="18"/>
                <w:szCs w:val="18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18"/>
                <w:szCs w:val="18"/>
              </w:rPr>
              <m:t>sin</m:t>
            </m: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  <w:lang w:val="el-GR"/>
                      </w:rPr>
                      <m:t>ω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c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t</m:t>
                </m:r>
              </m:e>
            </m:d>
          </m:e>
        </m:func>
      </m:oMath>
    </w:p>
    <w:p w14:paraId="6ED0BB68" w14:textId="12A555B5" w:rsidR="00EE45B1" w:rsidRDefault="00EE45B1" w:rsidP="008A319F">
      <w:pPr>
        <w:tabs>
          <w:tab w:val="right" w:pos="11664"/>
        </w:tabs>
        <w:rPr>
          <w:rFonts w:ascii="Times New Roman" w:eastAsia="Times New Roman" w:hAnsi="Times New Roman" w:cs="Times New Roman"/>
          <w:color w:val="FF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sz w:val="18"/>
          <w:szCs w:val="18"/>
          <w:u w:val="single"/>
        </w:rPr>
        <mc:AlternateContent>
          <mc:Choice Requires="wpi">
            <w:drawing>
              <wp:anchor distT="0" distB="0" distL="114300" distR="114300" simplePos="0" relativeHeight="251658254" behindDoc="0" locked="0" layoutInCell="1" allowOverlap="1" wp14:anchorId="7AB8FD90" wp14:editId="60F41565">
                <wp:simplePos x="0" y="0"/>
                <wp:positionH relativeFrom="column">
                  <wp:posOffset>5436235</wp:posOffset>
                </wp:positionH>
                <wp:positionV relativeFrom="paragraph">
                  <wp:posOffset>-2540</wp:posOffset>
                </wp:positionV>
                <wp:extent cx="617885" cy="240665"/>
                <wp:effectExtent l="38100" t="38100" r="17145" b="38735"/>
                <wp:wrapNone/>
                <wp:docPr id="801383908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617885" cy="240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2BE54B" id="Ink 98" o:spid="_x0000_s1026" type="#_x0000_t75" style="position:absolute;margin-left:427.35pt;margin-top:-.9pt;width:50.05pt;height:20.35pt;z-index:2516582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">
                <v:imagedata r:id="rId5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18"/>
          <w:szCs w:val="18"/>
          <w:u w:val="single"/>
        </w:rPr>
        <mc:AlternateContent>
          <mc:Choice Requires="wpi">
            <w:drawing>
              <wp:anchor distT="0" distB="0" distL="114300" distR="114300" simplePos="0" relativeHeight="251658253" behindDoc="0" locked="0" layoutInCell="1" allowOverlap="1" wp14:anchorId="32403428" wp14:editId="36E0F0DE">
                <wp:simplePos x="0" y="0"/>
                <wp:positionH relativeFrom="column">
                  <wp:posOffset>5299085</wp:posOffset>
                </wp:positionH>
                <wp:positionV relativeFrom="paragraph">
                  <wp:posOffset>30972</wp:posOffset>
                </wp:positionV>
                <wp:extent cx="46440" cy="99000"/>
                <wp:effectExtent l="38100" t="38100" r="4445" b="41275"/>
                <wp:wrapNone/>
                <wp:docPr id="2007984521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46440" cy="9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2F41C5" id="Ink 70" o:spid="_x0000_s1026" type="#_x0000_t75" style="position:absolute;margin-left:416.55pt;margin-top:1.75pt;width:5.05pt;height:9.25pt;z-index:25165825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">
                <v:imagedata r:id="rId5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18"/>
          <w:szCs w:val="18"/>
          <w:u w:val="single"/>
        </w:rPr>
        <mc:AlternateContent>
          <mc:Choice Requires="wpi">
            <w:drawing>
              <wp:anchor distT="0" distB="0" distL="114300" distR="114300" simplePos="0" relativeHeight="251658252" behindDoc="0" locked="0" layoutInCell="1" allowOverlap="1" wp14:anchorId="62DE83D2" wp14:editId="7C5C5CD7">
                <wp:simplePos x="0" y="0"/>
                <wp:positionH relativeFrom="column">
                  <wp:posOffset>4693920</wp:posOffset>
                </wp:positionH>
                <wp:positionV relativeFrom="paragraph">
                  <wp:posOffset>-62230</wp:posOffset>
                </wp:positionV>
                <wp:extent cx="646300" cy="265430"/>
                <wp:effectExtent l="38100" t="38100" r="0" b="39370"/>
                <wp:wrapNone/>
                <wp:docPr id="566939864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646300" cy="265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88ECC2" id="Ink 67" o:spid="_x0000_s1026" type="#_x0000_t75" style="position:absolute;margin-left:368.9pt;margin-top:-5.6pt;width:52.35pt;height:22.3pt;z-index:2516582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">
                <v:imagedata r:id="rId5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18"/>
          <w:szCs w:val="18"/>
          <w:u w:val="single"/>
        </w:rPr>
        <mc:AlternateContent>
          <mc:Choice Requires="wpi">
            <w:drawing>
              <wp:anchor distT="0" distB="0" distL="114300" distR="114300" simplePos="0" relativeHeight="251658251" behindDoc="0" locked="0" layoutInCell="1" allowOverlap="1" wp14:anchorId="55C253ED" wp14:editId="5F590B67">
                <wp:simplePos x="0" y="0"/>
                <wp:positionH relativeFrom="column">
                  <wp:posOffset>4558565</wp:posOffset>
                </wp:positionH>
                <wp:positionV relativeFrom="paragraph">
                  <wp:posOffset>-72708</wp:posOffset>
                </wp:positionV>
                <wp:extent cx="493560" cy="289800"/>
                <wp:effectExtent l="38100" t="38100" r="27305" b="40640"/>
                <wp:wrapNone/>
                <wp:docPr id="954089126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493560" cy="28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672CEA" id="Ink 64" o:spid="_x0000_s1026" type="#_x0000_t75" style="position:absolute;margin-left:358.25pt;margin-top:-6.45pt;width:40.25pt;height:24.2pt;z-index:2516582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">
                <v:imagedata r:id="rId5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18"/>
          <w:szCs w:val="18"/>
          <w:u w:val="single"/>
        </w:rPr>
        <mc:AlternateContent>
          <mc:Choice Requires="wpi">
            <w:drawing>
              <wp:anchor distT="0" distB="0" distL="114300" distR="114300" simplePos="0" relativeHeight="251658250" behindDoc="0" locked="0" layoutInCell="1" allowOverlap="1" wp14:anchorId="2E001393" wp14:editId="6101D18B">
                <wp:simplePos x="0" y="0"/>
                <wp:positionH relativeFrom="column">
                  <wp:posOffset>4625340</wp:posOffset>
                </wp:positionH>
                <wp:positionV relativeFrom="paragraph">
                  <wp:posOffset>76200</wp:posOffset>
                </wp:positionV>
                <wp:extent cx="50735" cy="53340"/>
                <wp:effectExtent l="38100" t="38100" r="38735" b="35560"/>
                <wp:wrapNone/>
                <wp:docPr id="157825128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50735" cy="53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8EB473" id="Ink 63" o:spid="_x0000_s1026" type="#_x0000_t75" style="position:absolute;margin-left:363.5pt;margin-top:5.3pt;width:5.45pt;height:5.6pt;z-index:2516582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">
                <v:imagedata r:id="rId6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18"/>
          <w:szCs w:val="18"/>
          <w:u w:val="single"/>
        </w:rPr>
        <mc:AlternateContent>
          <mc:Choice Requires="wpi">
            <w:drawing>
              <wp:anchor distT="0" distB="0" distL="114300" distR="114300" simplePos="0" relativeHeight="251658249" behindDoc="0" locked="0" layoutInCell="1" allowOverlap="1" wp14:anchorId="1ED241A2" wp14:editId="52A7952C">
                <wp:simplePos x="0" y="0"/>
                <wp:positionH relativeFrom="column">
                  <wp:posOffset>4237990</wp:posOffset>
                </wp:positionH>
                <wp:positionV relativeFrom="paragraph">
                  <wp:posOffset>-10160</wp:posOffset>
                </wp:positionV>
                <wp:extent cx="780995" cy="137115"/>
                <wp:effectExtent l="38100" t="38100" r="0" b="41275"/>
                <wp:wrapNone/>
                <wp:docPr id="75122989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780995" cy="137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FA6D53" id="Ink 60" o:spid="_x0000_s1026" type="#_x0000_t75" style="position:absolute;margin-left:333pt;margin-top:-1.5pt;width:62.95pt;height:12.25pt;z-index:2516582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">
                <v:imagedata r:id="rId6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18"/>
          <w:szCs w:val="18"/>
          <w:u w:val="single"/>
        </w:rPr>
        <mc:AlternateContent>
          <mc:Choice Requires="wpi">
            <w:drawing>
              <wp:anchor distT="0" distB="0" distL="114300" distR="114300" simplePos="0" relativeHeight="251658248" behindDoc="0" locked="0" layoutInCell="1" allowOverlap="1" wp14:anchorId="14C87771" wp14:editId="27A81F3A">
                <wp:simplePos x="0" y="0"/>
                <wp:positionH relativeFrom="column">
                  <wp:posOffset>4180840</wp:posOffset>
                </wp:positionH>
                <wp:positionV relativeFrom="paragraph">
                  <wp:posOffset>146685</wp:posOffset>
                </wp:positionV>
                <wp:extent cx="256810" cy="108815"/>
                <wp:effectExtent l="38100" t="38100" r="10160" b="43815"/>
                <wp:wrapNone/>
                <wp:docPr id="1237646496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256810" cy="108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6B8A48" id="Ink 46" o:spid="_x0000_s1026" type="#_x0000_t75" style="position:absolute;margin-left:328.5pt;margin-top:10.85pt;width:21.6pt;height:9.95pt;z-index:251658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">
                <v:imagedata r:id="rId6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18"/>
          <w:szCs w:val="18"/>
          <w:u w:val="single"/>
        </w:rPr>
        <mc:AlternateContent>
          <mc:Choice Requires="wpi">
            <w:drawing>
              <wp:anchor distT="0" distB="0" distL="114300" distR="114300" simplePos="0" relativeHeight="251658247" behindDoc="0" locked="0" layoutInCell="1" allowOverlap="1" wp14:anchorId="6FDE6CBC" wp14:editId="4EF782D6">
                <wp:simplePos x="0" y="0"/>
                <wp:positionH relativeFrom="column">
                  <wp:posOffset>3846485</wp:posOffset>
                </wp:positionH>
                <wp:positionV relativeFrom="paragraph">
                  <wp:posOffset>186492</wp:posOffset>
                </wp:positionV>
                <wp:extent cx="55800" cy="56880"/>
                <wp:effectExtent l="25400" t="38100" r="33655" b="45085"/>
                <wp:wrapNone/>
                <wp:docPr id="775902041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55800" cy="5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5D04BD" id="Ink 41" o:spid="_x0000_s1026" type="#_x0000_t75" style="position:absolute;margin-left:302.15pt;margin-top:14pt;width:5.85pt;height:5.9pt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">
                <v:imagedata r:id="rId6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18"/>
          <w:szCs w:val="18"/>
          <w:u w:val="single"/>
        </w:rPr>
        <mc:AlternateContent>
          <mc:Choice Requires="wpi">
            <w:drawing>
              <wp:anchor distT="0" distB="0" distL="114300" distR="114300" simplePos="0" relativeHeight="251658246" behindDoc="0" locked="0" layoutInCell="1" allowOverlap="1" wp14:anchorId="226827EF" wp14:editId="09E81747">
                <wp:simplePos x="0" y="0"/>
                <wp:positionH relativeFrom="column">
                  <wp:posOffset>3924300</wp:posOffset>
                </wp:positionH>
                <wp:positionV relativeFrom="paragraph">
                  <wp:posOffset>-45085</wp:posOffset>
                </wp:positionV>
                <wp:extent cx="250825" cy="306615"/>
                <wp:effectExtent l="38100" t="38100" r="3175" b="36830"/>
                <wp:wrapNone/>
                <wp:docPr id="1841245855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250825" cy="306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D18223" id="Ink 40" o:spid="_x0000_s1026" type="#_x0000_t75" style="position:absolute;margin-left:308.3pt;margin-top:-4.25pt;width:21.15pt;height:25.6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">
                <v:imagedata r:id="rId6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18"/>
          <w:szCs w:val="18"/>
          <w:u w:val="single"/>
        </w:rPr>
        <mc:AlternateContent>
          <mc:Choice Requires="wpi">
            <w:drawing>
              <wp:anchor distT="0" distB="0" distL="114300" distR="114300" simplePos="0" relativeHeight="251658245" behindDoc="0" locked="0" layoutInCell="1" allowOverlap="1" wp14:anchorId="3A6BE951" wp14:editId="725CED02">
                <wp:simplePos x="0" y="0"/>
                <wp:positionH relativeFrom="column">
                  <wp:posOffset>3836045</wp:posOffset>
                </wp:positionH>
                <wp:positionV relativeFrom="paragraph">
                  <wp:posOffset>37092</wp:posOffset>
                </wp:positionV>
                <wp:extent cx="73800" cy="119520"/>
                <wp:effectExtent l="25400" t="38100" r="0" b="45720"/>
                <wp:wrapNone/>
                <wp:docPr id="1086791450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73800" cy="11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550A4F" id="Ink 30" o:spid="_x0000_s1026" type="#_x0000_t75" style="position:absolute;margin-left:301.35pt;margin-top:2.2pt;width:7.2pt;height:10.8pt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">
                <v:imagedata r:id="rId7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18"/>
          <w:szCs w:val="18"/>
          <w:u w:val="single"/>
        </w:rPr>
        <mc:AlternateContent>
          <mc:Choice Requires="wpi">
            <w:drawing>
              <wp:anchor distT="0" distB="0" distL="114300" distR="114300" simplePos="0" relativeHeight="251658244" behindDoc="0" locked="0" layoutInCell="1" allowOverlap="1" wp14:anchorId="121F85C0" wp14:editId="00C7D581">
                <wp:simplePos x="0" y="0"/>
                <wp:positionH relativeFrom="column">
                  <wp:posOffset>3329525</wp:posOffset>
                </wp:positionH>
                <wp:positionV relativeFrom="paragraph">
                  <wp:posOffset>97572</wp:posOffset>
                </wp:positionV>
                <wp:extent cx="561960" cy="8280"/>
                <wp:effectExtent l="38100" t="38100" r="35560" b="42545"/>
                <wp:wrapNone/>
                <wp:docPr id="886757515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56196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29DDD4" id="Ink 29" o:spid="_x0000_s1026" type="#_x0000_t75" style="position:absolute;margin-left:261.45pt;margin-top:7pt;width:45.7pt;height:2.05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">
                <v:imagedata r:id="rId72" o:title=""/>
              </v:shape>
            </w:pict>
          </mc:Fallback>
        </mc:AlternateContent>
      </w:r>
      <w:r w:rsidR="00CE73F0" w:rsidRPr="00234F54"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  <w:t>Vestigial Sideband</w:t>
      </w:r>
      <w:r w:rsidR="00A6642B" w:rsidRPr="00234F54"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  <w:t xml:space="preserve"> (VSB) Amplitude Modulation:</w:t>
      </w:r>
      <w:r w:rsidR="00A6642B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4A3F0D" w:rsidRPr="00DA308E">
        <w:rPr>
          <w:rFonts w:ascii="Times New Roman" w:eastAsia="Times New Roman" w:hAnsi="Times New Roman" w:cs="Times New Roman"/>
          <w:color w:val="FF0000"/>
          <w:sz w:val="18"/>
          <w:szCs w:val="18"/>
        </w:rPr>
        <w:t xml:space="preserve"> </w:t>
      </w:r>
    </w:p>
    <w:p w14:paraId="6EE04B3A" w14:textId="3859F9CB" w:rsidR="00CE73F0" w:rsidRDefault="00E16F18" w:rsidP="008A319F">
      <w:pPr>
        <w:tabs>
          <w:tab w:val="right" w:pos="11664"/>
        </w:tabs>
        <w:rPr>
          <w:rFonts w:ascii="Times New Roman" w:eastAsia="Times New Roman" w:hAnsi="Times New Roman" w:cs="Times New Roman"/>
          <w:sz w:val="18"/>
          <w:szCs w:val="18"/>
          <w:lang w:eastAsia="zh-CN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  <w:lang w:val="el-GR"/>
              </w:rPr>
              <m:t>Φ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VSB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f</m:t>
            </m:r>
          </m:e>
        </m:d>
        <m:r>
          <w:rPr>
            <w:rFonts w:ascii="Cambria Math" w:eastAsia="Times New Roman" w:hAnsi="Cambria Math" w:cs="Times New Roman"/>
            <w:sz w:val="18"/>
            <w:szCs w:val="18"/>
          </w:rPr>
          <m:t>=[</m:t>
        </m:r>
        <m:r>
          <w:rPr>
            <w:rFonts w:ascii="Cambria Math" w:eastAsia="Times New Roman" w:hAnsi="Cambria Math" w:cs="Times New Roman"/>
            <w:sz w:val="18"/>
            <w:szCs w:val="18"/>
            <w:lang w:eastAsia="zh-CN"/>
          </w:rPr>
          <m:t>M</m:t>
        </m:r>
        <m:d>
          <m:dPr>
            <m:ctrlPr>
              <w:rPr>
                <w:rFonts w:ascii="Cambria Math" w:eastAsia="Times New Roman" w:hAnsi="Cambria Math" w:cs="Times New Roman"/>
                <w:i/>
                <w:iCs/>
                <w:sz w:val="18"/>
                <w:szCs w:val="18"/>
                <w:lang w:eastAsia="zh-CN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  <w:lang w:eastAsia="zh-CN"/>
              </w:rPr>
              <m:t>f</m:t>
            </m:r>
            <m:r>
              <w:rPr>
                <w:rFonts w:ascii="Cambria Math" w:eastAsia="Times New Roman" w:hAnsi="Cambria Math" w:cs="Times New Roman"/>
                <w:sz w:val="18"/>
                <w:szCs w:val="18"/>
                <w:lang w:eastAsia="zh-CN"/>
              </w:rPr>
              <m:t>+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18"/>
                    <w:szCs w:val="18"/>
                    <w:lang w:eastAsia="zh-C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eastAsia="zh-CN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eastAsia="zh-CN"/>
                  </w:rPr>
                  <m:t>c</m:t>
                </m:r>
              </m:sub>
            </m:sSub>
          </m:e>
        </m:d>
        <m:r>
          <w:rPr>
            <w:rFonts w:ascii="Cambria Math" w:eastAsia="Times New Roman" w:hAnsi="Cambria Math" w:cs="Times New Roman"/>
            <w:sz w:val="18"/>
            <w:szCs w:val="18"/>
            <w:lang w:eastAsia="zh-CN"/>
          </w:rPr>
          <m:t>+</m:t>
        </m:r>
        <m:r>
          <w:rPr>
            <w:rFonts w:ascii="Cambria Math" w:eastAsia="Times New Roman" w:hAnsi="Cambria Math" w:cs="Times New Roman"/>
            <w:sz w:val="18"/>
            <w:szCs w:val="18"/>
            <w:lang w:eastAsia="zh-CN"/>
          </w:rPr>
          <m:t>M</m:t>
        </m:r>
        <m:d>
          <m:dPr>
            <m:ctrlPr>
              <w:rPr>
                <w:rFonts w:ascii="Cambria Math" w:eastAsia="Times New Roman" w:hAnsi="Cambria Math" w:cs="Times New Roman"/>
                <w:i/>
                <w:iCs/>
                <w:sz w:val="18"/>
                <w:szCs w:val="18"/>
                <w:lang w:eastAsia="zh-CN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  <w:lang w:eastAsia="zh-CN"/>
              </w:rPr>
              <m:t>f</m:t>
            </m:r>
            <m:r>
              <w:rPr>
                <w:rFonts w:ascii="Cambria Math" w:eastAsia="Times New Roman" w:hAnsi="Cambria Math" w:cs="Times New Roman"/>
                <w:sz w:val="18"/>
                <w:szCs w:val="18"/>
                <w:lang w:eastAsia="zh-CN"/>
              </w:rPr>
              <m:t>-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18"/>
                    <w:szCs w:val="18"/>
                    <w:lang w:eastAsia="zh-C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eastAsia="zh-CN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eastAsia="zh-CN"/>
                  </w:rPr>
                  <m:t>c</m:t>
                </m:r>
              </m:sub>
            </m:sSub>
          </m:e>
        </m:d>
        <m:r>
          <w:rPr>
            <w:rFonts w:ascii="Cambria Math" w:eastAsia="Times New Roman" w:hAnsi="Cambria Math" w:cs="Times New Roman"/>
            <w:sz w:val="18"/>
            <w:szCs w:val="18"/>
          </w:rPr>
          <m:t>]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18"/>
            <w:szCs w:val="18"/>
          </w:rPr>
          <m:t>(</m:t>
        </m:r>
        <m:r>
          <w:rPr>
            <w:rFonts w:ascii="Cambria Math" w:eastAsia="Times New Roman" w:hAnsi="Cambria Math" w:cs="Times New Roman"/>
            <w:sz w:val="18"/>
            <w:szCs w:val="18"/>
          </w:rPr>
          <m:t>f</m:t>
        </m:r>
        <m:r>
          <w:rPr>
            <w:rFonts w:ascii="Cambria Math" w:eastAsia="Times New Roman" w:hAnsi="Cambria Math" w:cs="Times New Roman"/>
            <w:sz w:val="18"/>
            <w:szCs w:val="18"/>
          </w:rPr>
          <m:t>)</m:t>
        </m:r>
      </m:oMath>
      <w:r w:rsidR="0094450F">
        <w:rPr>
          <w:rFonts w:ascii="Times New Roman" w:eastAsia="Times New Roman" w:hAnsi="Times New Roman" w:cs="Times New Roman"/>
          <w:sz w:val="18"/>
          <w:szCs w:val="18"/>
        </w:rPr>
        <w:t xml:space="preserve">; Demodulation: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  <w:lang w:val="el-GR"/>
              </w:rPr>
              <m:t>Φ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VSB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f</m:t>
            </m:r>
          </m:e>
        </m:d>
        <m:r>
          <w:rPr>
            <w:rFonts w:ascii="Cambria Math" w:eastAsia="Times New Roman" w:hAnsi="Cambria Math" w:cs="Times New Roman"/>
            <w:sz w:val="18"/>
            <w:szCs w:val="1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18"/>
                <w:szCs w:val="18"/>
                <w:lang w:eastAsia="zh-CN"/>
              </w:rPr>
              <m:t>M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iCs/>
                    <w:sz w:val="18"/>
                    <w:szCs w:val="18"/>
                    <w:lang w:eastAsia="zh-CN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eastAsia="zh-CN"/>
                  </w:rPr>
                  <m:t>f</m:t>
                </m:r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eastAsia="zh-CN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18"/>
                        <w:szCs w:val="18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  <w:lang w:eastAsia="zh-CN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  <w:lang w:eastAsia="zh-CN"/>
                      </w:rPr>
                      <m:t>c</m:t>
                    </m:r>
                  </m:sub>
                </m:sSub>
              </m:e>
            </m:d>
            <m:r>
              <w:rPr>
                <w:rFonts w:ascii="Cambria Math" w:eastAsia="Times New Roman" w:hAnsi="Cambria Math" w:cs="Times New Roman"/>
                <w:sz w:val="18"/>
                <w:szCs w:val="18"/>
                <w:lang w:eastAsia="zh-CN"/>
              </w:rPr>
              <m:t>+</m:t>
            </m:r>
            <m:r>
              <w:rPr>
                <w:rFonts w:ascii="Cambria Math" w:eastAsia="Times New Roman" w:hAnsi="Cambria Math" w:cs="Times New Roman"/>
                <w:sz w:val="18"/>
                <w:szCs w:val="18"/>
                <w:lang w:eastAsia="zh-CN"/>
              </w:rPr>
              <m:t>M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iCs/>
                    <w:sz w:val="18"/>
                    <w:szCs w:val="18"/>
                    <w:lang w:eastAsia="zh-CN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eastAsia="zh-CN"/>
                  </w:rPr>
                  <m:t>f</m:t>
                </m:r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eastAsia="zh-CN"/>
                  </w:rPr>
                  <m:t>-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18"/>
                        <w:szCs w:val="18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  <w:lang w:eastAsia="zh-CN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  <w:lang w:eastAsia="zh-CN"/>
                      </w:rPr>
                      <m:t>c</m:t>
                    </m:r>
                  </m:sub>
                </m:sSub>
              </m:e>
            </m:d>
          </m:num>
          <m:den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2</m:t>
            </m:r>
          </m:den>
        </m:f>
        <m:r>
          <w:rPr>
            <w:rFonts w:ascii="Cambria Math" w:eastAsia="Times New Roman" w:hAnsi="Cambria Math" w:cs="Times New Roman"/>
            <w:sz w:val="18"/>
            <w:szCs w:val="18"/>
          </w:rPr>
          <m:t>+</m:t>
        </m:r>
        <m:f>
          <m:f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18"/>
                    <w:szCs w:val="18"/>
                    <w:lang w:eastAsia="zh-C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eastAsia="zh-CN"/>
                  </w:rPr>
                  <m:t>M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eastAsia="zh-CN"/>
                  </w:rPr>
                  <m:t>v</m:t>
                </m:r>
              </m:sub>
            </m:sSub>
            <m:d>
              <m:dPr>
                <m:ctrlPr>
                  <w:rPr>
                    <w:rFonts w:ascii="Cambria Math" w:eastAsia="Times New Roman" w:hAnsi="Cambria Math" w:cs="Times New Roman"/>
                    <w:i/>
                    <w:iCs/>
                    <w:sz w:val="18"/>
                    <w:szCs w:val="18"/>
                    <w:lang w:eastAsia="zh-CN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eastAsia="zh-CN"/>
                  </w:rPr>
                  <m:t>f</m:t>
                </m:r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eastAsia="zh-CN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18"/>
                        <w:szCs w:val="18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  <w:lang w:eastAsia="zh-CN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  <w:lang w:eastAsia="zh-CN"/>
                      </w:rPr>
                      <m:t>c</m:t>
                    </m:r>
                  </m:sub>
                </m:sSub>
              </m:e>
            </m:d>
            <m:r>
              <w:rPr>
                <w:rFonts w:ascii="Cambria Math" w:eastAsia="Times New Roman" w:hAnsi="Cambria Math" w:cs="Times New Roman"/>
                <w:sz w:val="18"/>
                <w:szCs w:val="18"/>
                <w:lang w:eastAsia="zh-CN"/>
              </w:rPr>
              <m:t>+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18"/>
                    <w:szCs w:val="18"/>
                    <w:lang w:eastAsia="zh-C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eastAsia="zh-CN"/>
                  </w:rPr>
                  <m:t>M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eastAsia="zh-CN"/>
                  </w:rPr>
                  <m:t>v</m:t>
                </m:r>
              </m:sub>
            </m:sSub>
            <m:d>
              <m:dPr>
                <m:ctrlPr>
                  <w:rPr>
                    <w:rFonts w:ascii="Cambria Math" w:eastAsia="Times New Roman" w:hAnsi="Cambria Math" w:cs="Times New Roman"/>
                    <w:i/>
                    <w:iCs/>
                    <w:sz w:val="18"/>
                    <w:szCs w:val="18"/>
                    <w:lang w:eastAsia="zh-CN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eastAsia="zh-CN"/>
                  </w:rPr>
                  <m:t>f</m:t>
                </m:r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eastAsia="zh-CN"/>
                  </w:rPr>
                  <m:t>-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18"/>
                        <w:szCs w:val="18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  <w:lang w:eastAsia="zh-CN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  <w:lang w:eastAsia="zh-CN"/>
                      </w:rPr>
                      <m:t>c</m:t>
                    </m:r>
                  </m:sub>
                </m:sSub>
              </m:e>
            </m:d>
          </m:num>
          <m:den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2</m:t>
            </m:r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j</m:t>
            </m:r>
          </m:den>
        </m:f>
        <m:r>
          <w:rPr>
            <w:rFonts w:ascii="Cambria Math" w:eastAsia="Times New Roman" w:hAnsi="Cambria Math" w:cs="Times New Roman"/>
            <w:sz w:val="18"/>
            <w:szCs w:val="18"/>
          </w:rPr>
          <m:t xml:space="preserve"> ↔ </m:t>
        </m:r>
        <m:r>
          <w:rPr>
            <w:rFonts w:ascii="Cambria Math" w:eastAsia="Times New Roman" w:hAnsi="Cambria Math" w:cs="Times New Roman"/>
            <w:sz w:val="18"/>
            <w:szCs w:val="18"/>
            <w:lang w:eastAsia="zh-CN"/>
          </w:rPr>
          <m:t>m</m:t>
        </m:r>
        <m:d>
          <m:dPr>
            <m:ctrlPr>
              <w:rPr>
                <w:rFonts w:ascii="Cambria Math" w:eastAsia="Times New Roman" w:hAnsi="Cambria Math" w:cs="Times New Roman"/>
                <w:i/>
                <w:iCs/>
                <w:sz w:val="18"/>
                <w:szCs w:val="18"/>
                <w:lang w:eastAsia="zh-CN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  <w:lang w:eastAsia="zh-CN"/>
              </w:rPr>
              <m:t>t</m:t>
            </m:r>
          </m:e>
        </m:d>
        <m:func>
          <m:funcPr>
            <m:ctrlPr>
              <w:rPr>
                <w:rFonts w:ascii="Cambria Math" w:eastAsia="Times New Roman" w:hAnsi="Cambria Math" w:cs="Times New Roman"/>
                <w:i/>
                <w:iCs/>
                <w:sz w:val="18"/>
                <w:szCs w:val="18"/>
                <w:lang w:eastAsia="zh-CN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18"/>
                <w:szCs w:val="18"/>
              </w:rPr>
              <m:t>cos</m:t>
            </m: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iCs/>
                    <w:sz w:val="18"/>
                    <w:szCs w:val="18"/>
                    <w:lang w:eastAsia="zh-CN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eastAsia="zh-CN"/>
                  </w:rPr>
                  <m:t>2</m:t>
                </m:r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val="el-GR"/>
                  </w:rPr>
                  <m:t>π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18"/>
                        <w:szCs w:val="18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  <w:lang w:eastAsia="zh-CN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  <w:lang w:eastAsia="zh-CN"/>
                      </w:rPr>
                      <m:t>c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eastAsia="zh-CN"/>
                  </w:rPr>
                  <m:t>t</m:t>
                </m:r>
              </m:e>
            </m:d>
          </m:e>
        </m:func>
        <m:r>
          <w:rPr>
            <w:rFonts w:ascii="Cambria Math" w:eastAsia="Times New Roman" w:hAnsi="Cambria Math" w:cs="Times New Roman"/>
            <w:sz w:val="18"/>
            <w:szCs w:val="18"/>
            <w:lang w:eastAsia="zh-CN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  <w:lang w:eastAsia="zh-CN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  <w:lang w:eastAsia="zh-CN"/>
              </w:rPr>
              <m:t>v</m:t>
            </m:r>
          </m:sub>
        </m:sSub>
        <m:r>
          <w:rPr>
            <w:rFonts w:ascii="Cambria Math" w:eastAsia="Times New Roman" w:hAnsi="Cambria Math" w:cs="Times New Roman"/>
            <w:sz w:val="18"/>
            <w:szCs w:val="18"/>
            <w:lang w:eastAsia="zh-CN"/>
          </w:rPr>
          <m:t>(</m:t>
        </m:r>
        <m:r>
          <w:rPr>
            <w:rFonts w:ascii="Cambria Math" w:eastAsia="Times New Roman" w:hAnsi="Cambria Math" w:cs="Times New Roman"/>
            <w:sz w:val="18"/>
            <w:szCs w:val="18"/>
            <w:lang w:eastAsia="zh-CN"/>
          </w:rPr>
          <m:t>t</m:t>
        </m:r>
        <m:r>
          <w:rPr>
            <w:rFonts w:ascii="Cambria Math" w:eastAsia="Times New Roman" w:hAnsi="Cambria Math" w:cs="Times New Roman"/>
            <w:sz w:val="18"/>
            <w:szCs w:val="18"/>
            <w:lang w:eastAsia="zh-CN"/>
          </w:rPr>
          <m:t>)</m:t>
        </m:r>
        <m:func>
          <m:funcPr>
            <m:ctrlPr>
              <w:rPr>
                <w:rFonts w:ascii="Cambria Math" w:eastAsia="Times New Roman" w:hAnsi="Cambria Math" w:cs="Times New Roman"/>
                <w:i/>
                <w:iCs/>
                <w:sz w:val="18"/>
                <w:szCs w:val="18"/>
                <w:lang w:eastAsia="zh-CN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18"/>
                <w:szCs w:val="18"/>
              </w:rPr>
              <m:t>sin</m:t>
            </m: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iCs/>
                    <w:sz w:val="18"/>
                    <w:szCs w:val="18"/>
                    <w:lang w:eastAsia="zh-CN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eastAsia="zh-CN"/>
                  </w:rPr>
                  <m:t>2</m:t>
                </m:r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val="el-GR"/>
                  </w:rPr>
                  <m:t>π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18"/>
                        <w:szCs w:val="18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  <w:lang w:eastAsia="zh-CN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  <w:lang w:eastAsia="zh-CN"/>
                      </w:rPr>
                      <m:t>c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eastAsia="zh-CN"/>
                  </w:rPr>
                  <m:t>t</m:t>
                </m:r>
              </m:e>
            </m:d>
          </m:e>
        </m:func>
      </m:oMath>
      <w:r w:rsidR="00234F54">
        <w:rPr>
          <w:rFonts w:ascii="Times New Roman" w:eastAsia="Times New Roman" w:hAnsi="Times New Roman" w:cs="Times New Roman"/>
          <w:iCs/>
          <w:sz w:val="18"/>
          <w:szCs w:val="18"/>
          <w:lang w:eastAsia="zh-CN"/>
        </w:rPr>
        <w:t xml:space="preserve">, where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  <w:lang w:eastAsia="zh-CN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  <w:lang w:eastAsia="zh-CN"/>
              </w:rPr>
              <m:t>v</m:t>
            </m:r>
          </m:sub>
        </m:sSub>
        <m:r>
          <w:rPr>
            <w:rFonts w:ascii="Cambria Math" w:eastAsia="Times New Roman" w:hAnsi="Cambria Math" w:cs="Times New Roman"/>
            <w:sz w:val="18"/>
            <w:szCs w:val="18"/>
            <w:lang w:eastAsia="zh-CN"/>
          </w:rPr>
          <m:t>(</m:t>
        </m:r>
        <m:r>
          <w:rPr>
            <w:rFonts w:ascii="Cambria Math" w:eastAsia="Times New Roman" w:hAnsi="Cambria Math" w:cs="Times New Roman"/>
            <w:sz w:val="18"/>
            <w:szCs w:val="18"/>
            <w:lang w:eastAsia="zh-CN"/>
          </w:rPr>
          <m:t>t</m:t>
        </m:r>
        <m:r>
          <w:rPr>
            <w:rFonts w:ascii="Cambria Math" w:eastAsia="Times New Roman" w:hAnsi="Cambria Math" w:cs="Times New Roman"/>
            <w:sz w:val="18"/>
            <w:szCs w:val="18"/>
            <w:lang w:eastAsia="zh-CN"/>
          </w:rPr>
          <m:t>)</m:t>
        </m:r>
      </m:oMath>
      <w:r w:rsidR="00234F54">
        <w:rPr>
          <w:rFonts w:ascii="Times New Roman" w:eastAsia="Times New Roman" w:hAnsi="Times New Roman" w:cs="Times New Roman"/>
          <w:iCs/>
          <w:sz w:val="18"/>
          <w:szCs w:val="18"/>
          <w:lang w:eastAsia="zh-CN"/>
        </w:rPr>
        <w:t xml:space="preserve"> is a lowpass signal</w:t>
      </w:r>
    </w:p>
    <w:p w14:paraId="1E139773" w14:textId="509CBE2B" w:rsidR="00B55199" w:rsidRPr="00A8295F" w:rsidRDefault="00B55199" w:rsidP="008A319F">
      <w:pPr>
        <w:tabs>
          <w:tab w:val="right" w:pos="11664"/>
        </w:tabs>
        <w:rPr>
          <w:rFonts w:ascii="Times New Roman" w:eastAsia="Times New Roman" w:hAnsi="Times New Roman" w:cs="Times New Roman"/>
          <w:i/>
          <w:sz w:val="18"/>
          <w:szCs w:val="18"/>
          <w:lang w:eastAsia="zh-TW"/>
        </w:rPr>
      </w:pPr>
      <w:r>
        <w:rPr>
          <w:rFonts w:ascii="Times New Roman" w:eastAsia="Times New Roman" w:hAnsi="Times New Roman" w:cs="Times New Roman"/>
          <w:iCs/>
          <w:sz w:val="18"/>
          <w:szCs w:val="18"/>
          <w:lang w:eastAsia="zh-CN"/>
        </w:rPr>
        <w:t xml:space="preserve">Instantaneous Frequency: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  <w:lang w:val="el-GR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  <w:lang w:eastAsia="zh-CN"/>
              </w:rPr>
              <m:t>i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iCs/>
                <w:sz w:val="18"/>
                <w:szCs w:val="18"/>
                <w:lang w:eastAsia="zh-CN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  <w:lang w:eastAsia="zh-CN"/>
              </w:rPr>
              <m:t>t</m:t>
            </m:r>
          </m:e>
        </m:d>
        <m:r>
          <w:rPr>
            <w:rFonts w:ascii="Cambria Math" w:eastAsia="Times New Roman" w:hAnsi="Cambria Math" w:cs="Times New Roman"/>
            <w:sz w:val="18"/>
            <w:szCs w:val="18"/>
            <w:lang w:eastAsia="zh-CN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iCs/>
                <w:sz w:val="18"/>
                <w:szCs w:val="18"/>
                <w:lang w:eastAsia="zh-CN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18"/>
                <w:szCs w:val="18"/>
                <w:lang w:eastAsia="zh-CN"/>
              </w:rPr>
              <m:t>d</m:t>
            </m:r>
            <m:r>
              <w:rPr>
                <w:rFonts w:ascii="Cambria Math" w:eastAsia="Times New Roman" w:hAnsi="Cambria Math" w:cs="Times New Roman"/>
                <w:sz w:val="18"/>
                <w:szCs w:val="18"/>
                <w:lang w:val="el-GR"/>
              </w:rPr>
              <m:t>θ</m:t>
            </m:r>
          </m:num>
          <m:den>
            <m:r>
              <w:rPr>
                <w:rFonts w:ascii="Cambria Math" w:eastAsia="Times New Roman" w:hAnsi="Cambria Math" w:cs="Times New Roman"/>
                <w:sz w:val="18"/>
                <w:szCs w:val="18"/>
                <w:lang w:eastAsia="zh-TW"/>
              </w:rPr>
              <m:t>dt</m:t>
            </m:r>
          </m:den>
        </m:f>
        <m:r>
          <w:rPr>
            <w:rFonts w:ascii="Cambria Math" w:eastAsia="Times New Roman" w:hAnsi="Cambria Math" w:cs="Times New Roman"/>
            <w:sz w:val="18"/>
            <w:szCs w:val="18"/>
            <w:lang w:eastAsia="zh-CN"/>
          </w:rPr>
          <m:t xml:space="preserve">, </m:t>
        </m:r>
        <m:r>
          <w:rPr>
            <w:rFonts w:ascii="Cambria Math" w:eastAsia="Times New Roman" w:hAnsi="Cambria Math" w:cs="Times New Roman"/>
            <w:sz w:val="18"/>
            <w:szCs w:val="18"/>
            <w:lang w:val="el-GR"/>
          </w:rPr>
          <m:t>θ</m:t>
        </m:r>
        <m:d>
          <m:dPr>
            <m:ctrlPr>
              <w:rPr>
                <w:rFonts w:ascii="Cambria Math" w:eastAsia="Times New Roman" w:hAnsi="Cambria Math" w:cs="Times New Roman"/>
                <w:i/>
                <w:iCs/>
                <w:sz w:val="18"/>
                <w:szCs w:val="18"/>
                <w:lang w:eastAsia="zh-TW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  <w:lang w:eastAsia="zh-TW"/>
              </w:rPr>
              <m:t>t</m:t>
            </m:r>
          </m:e>
        </m:d>
        <m:r>
          <w:rPr>
            <w:rFonts w:ascii="Cambria Math" w:eastAsia="Times New Roman" w:hAnsi="Cambria Math" w:cs="Times New Roman"/>
            <w:sz w:val="18"/>
            <w:szCs w:val="18"/>
            <w:lang w:eastAsia="zh-TW"/>
          </w:rPr>
          <m:t>=</m:t>
        </m:r>
        <m:nary>
          <m:naryPr>
            <m:limLoc m:val="subSup"/>
            <m:ctrlPr>
              <w:rPr>
                <w:rFonts w:ascii="Cambria Math" w:eastAsia="Times New Roman" w:hAnsi="Cambria Math" w:cs="Times New Roman"/>
                <w:i/>
                <w:iCs/>
                <w:sz w:val="18"/>
                <w:szCs w:val="18"/>
                <w:lang w:eastAsia="zh-TW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18"/>
                <w:szCs w:val="18"/>
                <w:lang w:eastAsia="zh-TW"/>
              </w:rPr>
              <m:t>-∞</m:t>
            </m:r>
          </m:sub>
          <m:sup>
            <m:r>
              <w:rPr>
                <w:rFonts w:ascii="Cambria Math" w:eastAsia="Times New Roman" w:hAnsi="Cambria Math" w:cs="Times New Roman"/>
                <w:sz w:val="18"/>
                <w:szCs w:val="18"/>
                <w:lang w:eastAsia="zh-TW"/>
              </w:rPr>
              <m:t>t</m:t>
            </m:r>
          </m:sup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18"/>
                    <w:szCs w:val="18"/>
                    <w:lang w:eastAsia="zh-TW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eastAsia="zh-TW"/>
                  </w:rPr>
                  <m:t>ω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eastAsia="zh-TW"/>
                  </w:rPr>
                  <m:t>i</m:t>
                </m:r>
              </m:sub>
            </m:sSub>
            <m:d>
              <m:dPr>
                <m:ctrlPr>
                  <w:rPr>
                    <w:rFonts w:ascii="Cambria Math" w:eastAsia="Times New Roman" w:hAnsi="Cambria Math" w:cs="Times New Roman"/>
                    <w:i/>
                    <w:iCs/>
                    <w:sz w:val="18"/>
                    <w:szCs w:val="18"/>
                    <w:lang w:eastAsia="zh-TW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eastAsia="zh-TW"/>
                  </w:rPr>
                  <m:t>α</m:t>
                </m:r>
              </m:e>
            </m:d>
            <m:r>
              <w:rPr>
                <w:rFonts w:ascii="Cambria Math" w:eastAsia="Times New Roman" w:hAnsi="Cambria Math" w:cs="Times New Roman"/>
                <w:sz w:val="18"/>
                <w:szCs w:val="18"/>
                <w:lang w:eastAsia="zh-TW"/>
              </w:rPr>
              <m:t xml:space="preserve"> d</m:t>
            </m:r>
            <m:r>
              <w:rPr>
                <w:rFonts w:ascii="Cambria Math" w:eastAsia="Times New Roman" w:hAnsi="Cambria Math" w:cs="Times New Roman"/>
                <w:sz w:val="18"/>
                <w:szCs w:val="18"/>
                <w:lang w:val="el-GR"/>
              </w:rPr>
              <m:t>α</m:t>
            </m:r>
          </m:e>
        </m:nary>
      </m:oMath>
    </w:p>
    <w:p w14:paraId="51657DD7" w14:textId="20BC1941" w:rsidR="00A9524D" w:rsidRDefault="00A9524D" w:rsidP="008F74AE">
      <w:pPr>
        <w:tabs>
          <w:tab w:val="right" w:pos="11664"/>
        </w:tabs>
        <w:rPr>
          <w:rFonts w:ascii="Times New Roman" w:eastAsia="Times New Roman" w:hAnsi="Times New Roman" w:cs="Times New Roman"/>
          <w:iCs/>
          <w:sz w:val="18"/>
          <w:szCs w:val="18"/>
          <w:lang w:eastAsia="zh-CN"/>
        </w:rPr>
      </w:pPr>
      <w:r>
        <w:rPr>
          <w:rFonts w:ascii="Times New Roman" w:eastAsia="Times New Roman" w:hAnsi="Times New Roman" w:cs="Times New Roman"/>
          <w:iCs/>
          <w:sz w:val="18"/>
          <w:szCs w:val="18"/>
          <w:lang w:eastAsia="zh-CN"/>
        </w:rPr>
        <w:t xml:space="preserve">PM: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18"/>
                <w:szCs w:val="18"/>
                <w:lang w:val="el-GR" w:eastAsia="zh-C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  <w:lang w:val="el-GR" w:eastAsia="zh-CN"/>
              </w:rPr>
              <m:t>ψ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PM</m:t>
            </m:r>
          </m:sub>
        </m:sSub>
        <m:r>
          <w:rPr>
            <w:rFonts w:ascii="Cambria Math" w:eastAsia="Times New Roman" w:hAnsi="Cambria Math" w:cs="Times New Roman"/>
            <w:sz w:val="18"/>
            <w:szCs w:val="18"/>
            <w:lang w:eastAsia="zh-CN"/>
          </w:rPr>
          <m:t>=A</m:t>
        </m:r>
        <m:func>
          <m:funcPr>
            <m:ctrlPr>
              <w:rPr>
                <w:rFonts w:ascii="Cambria Math" w:eastAsia="Times New Roman" w:hAnsi="Cambria Math" w:cs="Times New Roman"/>
                <w:i/>
                <w:iCs/>
                <w:sz w:val="18"/>
                <w:szCs w:val="18"/>
                <w:lang w:eastAsia="zh-CN"/>
              </w:rPr>
            </m:ctrlPr>
          </m:funcPr>
          <m:fName>
            <m:r>
              <w:rPr>
                <w:rFonts w:ascii="Cambria Math" w:eastAsia="Times New Roman" w:hAnsi="Cambria Math" w:cs="Times New Roman"/>
                <w:sz w:val="18"/>
                <w:szCs w:val="18"/>
                <w:lang w:eastAsia="zh-CN"/>
              </w:rPr>
              <m:t>cos</m:t>
            </m:r>
          </m:fName>
          <m:e>
            <m:d>
              <m:dPr>
                <m:endChr m:val=""/>
                <m:ctrlPr>
                  <w:rPr>
                    <w:rFonts w:ascii="Cambria Math" w:eastAsia="Times New Roman" w:hAnsi="Cambria Math" w:cs="Times New Roman"/>
                    <w:i/>
                    <w:iCs/>
                    <w:sz w:val="18"/>
                    <w:szCs w:val="18"/>
                    <w:lang w:eastAsia="zh-CN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18"/>
                        <w:szCs w:val="18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  <w:lang w:val="el-GR" w:eastAsia="zh-CN"/>
                      </w:rPr>
                      <m:t>ω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  <w:lang w:eastAsia="zh-CN"/>
                      </w:rPr>
                      <m:t>c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eastAsia="zh-CN"/>
                  </w:rPr>
                  <m:t>t+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18"/>
                        <w:szCs w:val="18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  <w:lang w:eastAsia="zh-CN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18"/>
                        <w:szCs w:val="18"/>
                        <w:lang w:eastAsia="zh-CN"/>
                      </w:rPr>
                      <m:t>P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eastAsia="zh-CN"/>
                  </w:rPr>
                  <m:t>m(t)</m:t>
                </m:r>
              </m:e>
            </m:d>
            <m:r>
              <w:rPr>
                <w:rFonts w:ascii="Cambria Math" w:eastAsia="Times New Roman" w:hAnsi="Cambria Math" w:cs="Times New Roman"/>
                <w:sz w:val="18"/>
                <w:szCs w:val="18"/>
                <w:lang w:eastAsia="zh-CN"/>
              </w:rPr>
              <m:t>)</m:t>
            </m:r>
          </m:e>
        </m:func>
      </m:oMath>
      <w:r w:rsidR="00CA185F">
        <w:rPr>
          <w:rFonts w:ascii="Times New Roman" w:eastAsia="Times New Roman" w:hAnsi="Times New Roman" w:cs="Times New Roman"/>
          <w:iCs/>
          <w:sz w:val="18"/>
          <w:szCs w:val="18"/>
          <w:lang w:eastAsia="zh-CN"/>
        </w:rPr>
        <w:t xml:space="preserve"> ; </w:t>
      </w:r>
      <m:oMath>
        <m:r>
          <w:rPr>
            <w:rFonts w:ascii="Cambria Math" w:eastAsia="Times New Roman" w:hAnsi="Cambria Math" w:cs="Times New Roman"/>
            <w:sz w:val="18"/>
            <w:szCs w:val="18"/>
            <w:lang w:eastAsia="zh-CN"/>
          </w:rPr>
          <m:t>Δ</m:t>
        </m:r>
        <m:r>
          <w:rPr>
            <w:rFonts w:ascii="Cambria Math" w:eastAsia="Times New Roman" w:hAnsi="Cambria Math" w:cs="Times New Roman"/>
            <w:sz w:val="18"/>
            <w:szCs w:val="18"/>
          </w:rPr>
          <m:t>f=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  <w:lang w:eastAsia="zh-CN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p</m:t>
            </m:r>
          </m:sub>
        </m:sSub>
        <m:f>
          <m:fPr>
            <m:ctrlPr>
              <w:rPr>
                <w:rFonts w:ascii="Cambria Math" w:eastAsia="Times New Roman" w:hAnsi="Cambria Math" w:cs="Times New Roman"/>
                <w:i/>
                <w:iCs/>
                <w:sz w:val="18"/>
                <w:szCs w:val="1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m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(t)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max</m:t>
                </m:r>
              </m:sub>
            </m:s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-m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(t)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min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2∙2</m:t>
            </m:r>
            <m:r>
              <w:rPr>
                <w:rFonts w:ascii="Cambria Math" w:eastAsia="Times New Roman" w:hAnsi="Cambria Math" w:cs="Times New Roman"/>
                <w:sz w:val="18"/>
                <w:szCs w:val="18"/>
                <w:lang w:val="el-GR" w:eastAsia="zh-CN"/>
              </w:rPr>
              <m:t>π</m:t>
            </m:r>
          </m:den>
        </m:f>
      </m:oMath>
      <w:r w:rsidR="00534DA0">
        <w:rPr>
          <w:rFonts w:ascii="Times New Roman" w:eastAsia="Times New Roman" w:hAnsi="Times New Roman" w:cs="Times New Roman"/>
          <w:iCs/>
          <w:sz w:val="18"/>
          <w:szCs w:val="18"/>
        </w:rPr>
        <w:t xml:space="preserve">, </w:t>
      </w:r>
      <m:oMath>
        <m:r>
          <w:rPr>
            <w:rFonts w:ascii="Cambria Math" w:eastAsia="Times New Roman" w:hAnsi="Cambria Math" w:cs="Times New Roman"/>
            <w:sz w:val="18"/>
            <w:szCs w:val="18"/>
          </w:rPr>
          <m:t>β</m:t>
        </m:r>
        <m:r>
          <w:rPr>
            <w:rFonts w:ascii="Cambria Math" w:eastAsia="Times New Roman" w:hAnsi="Cambria Math" w:cs="Times New Roman"/>
            <w:sz w:val="18"/>
            <w:szCs w:val="18"/>
            <w:lang w:eastAsia="zh-CN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iCs/>
                <w:sz w:val="18"/>
                <w:szCs w:val="18"/>
                <w:lang w:eastAsia="zh-CN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18"/>
                <w:szCs w:val="18"/>
                <w:lang w:val="el-GR" w:eastAsia="zh-CN"/>
              </w:rPr>
              <m:t>Δ</m:t>
            </m:r>
            <m:r>
              <w:rPr>
                <w:rFonts w:ascii="Cambria Math" w:eastAsia="Times New Roman" w:hAnsi="Cambria Math" w:cs="Times New Roman"/>
                <w:sz w:val="18"/>
                <w:szCs w:val="18"/>
                <w:lang w:eastAsia="zh-CN"/>
              </w:rPr>
              <m:t>f</m:t>
            </m:r>
          </m:num>
          <m:den>
            <m:r>
              <w:rPr>
                <w:rFonts w:ascii="Cambria Math" w:eastAsia="Times New Roman" w:hAnsi="Cambria Math" w:cs="Times New Roman"/>
                <w:sz w:val="18"/>
                <w:szCs w:val="18"/>
                <w:lang w:eastAsia="zh-CN"/>
              </w:rPr>
              <m:t>B</m:t>
            </m:r>
          </m:den>
        </m:f>
      </m:oMath>
      <w:r w:rsidR="0033647A">
        <w:rPr>
          <w:rFonts w:ascii="Times New Roman" w:eastAsia="Times New Roman" w:hAnsi="Times New Roman" w:cs="Times New Roman"/>
          <w:iCs/>
          <w:sz w:val="18"/>
          <w:szCs w:val="18"/>
          <w:lang w:eastAsia="zh-CN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  <w:lang w:eastAsia="zh-CN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  <w:lang w:eastAsia="zh-CN"/>
              </w:rPr>
              <m:t>PM</m:t>
            </m:r>
          </m:sub>
        </m:sSub>
        <m:r>
          <w:rPr>
            <w:rFonts w:ascii="Cambria Math" w:eastAsia="Times New Roman" w:hAnsi="Cambria Math" w:cs="Times New Roman"/>
            <w:sz w:val="18"/>
            <w:szCs w:val="18"/>
            <w:lang w:eastAsia="zh-CN"/>
          </w:rPr>
          <m:t>=2</m:t>
        </m:r>
        <m:d>
          <m:dPr>
            <m:ctrlPr>
              <w:rPr>
                <w:rFonts w:ascii="Cambria Math" w:eastAsia="Times New Roman" w:hAnsi="Cambria Math" w:cs="Times New Roman"/>
                <w:i/>
                <w:iCs/>
                <w:sz w:val="18"/>
                <w:szCs w:val="18"/>
                <w:lang w:eastAsia="zh-CN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  <w:lang w:val="el-GR" w:eastAsia="zh-CN"/>
              </w:rPr>
              <m:t>Δ</m:t>
            </m:r>
            <m:r>
              <w:rPr>
                <w:rFonts w:ascii="Cambria Math" w:eastAsia="Times New Roman" w:hAnsi="Cambria Math" w:cs="Times New Roman"/>
                <w:sz w:val="18"/>
                <w:szCs w:val="18"/>
                <w:lang w:eastAsia="zh-CN"/>
              </w:rPr>
              <m:t>f+</m:t>
            </m:r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B</m:t>
            </m:r>
          </m:e>
        </m:d>
        <m:r>
          <w:rPr>
            <w:rFonts w:ascii="Cambria Math" w:eastAsia="Times New Roman" w:hAnsi="Cambria Math" w:cs="Times New Roman"/>
            <w:sz w:val="18"/>
            <w:szCs w:val="18"/>
            <w:lang w:eastAsia="zh-CN"/>
          </w:rPr>
          <m:t>=2B(</m:t>
        </m:r>
        <m:r>
          <w:rPr>
            <w:rFonts w:ascii="Cambria Math" w:eastAsia="Times New Roman" w:hAnsi="Cambria Math" w:cs="Times New Roman"/>
            <w:sz w:val="18"/>
            <w:szCs w:val="18"/>
            <w:lang w:val="el-GR"/>
          </w:rPr>
          <m:t>β</m:t>
        </m:r>
        <m:r>
          <w:rPr>
            <w:rFonts w:ascii="Cambria Math" w:eastAsia="Times New Roman" w:hAnsi="Cambria Math" w:cs="Times New Roman"/>
            <w:sz w:val="18"/>
            <w:szCs w:val="18"/>
            <w:lang w:eastAsia="zh-CN"/>
          </w:rPr>
          <m:t>+1)</m:t>
        </m:r>
      </m:oMath>
      <w:r w:rsidR="005A1D5D">
        <w:rPr>
          <w:rFonts w:ascii="Times New Roman" w:eastAsia="Times New Roman" w:hAnsi="Times New Roman" w:cs="Times New Roman"/>
          <w:iCs/>
          <w:sz w:val="18"/>
          <w:szCs w:val="18"/>
          <w:lang w:eastAsia="zh-CN"/>
        </w:rPr>
        <w:t xml:space="preserve">; </w:t>
      </w:r>
      <w:r w:rsidR="000A103F">
        <w:rPr>
          <w:rFonts w:ascii="Times New Roman" w:eastAsia="Times New Roman" w:hAnsi="Times New Roman" w:cs="Times New Roman"/>
          <w:iCs/>
          <w:sz w:val="18"/>
          <w:szCs w:val="18"/>
        </w:rPr>
        <w:t>P</w:t>
      </w:r>
      <w:r w:rsidR="007B378E">
        <w:rPr>
          <w:rFonts w:ascii="Times New Roman" w:eastAsia="Times New Roman" w:hAnsi="Times New Roman" w:cs="Times New Roman"/>
          <w:iCs/>
          <w:sz w:val="18"/>
          <w:szCs w:val="18"/>
          <w:lang w:eastAsia="zh-CN"/>
        </w:rPr>
        <w:t xml:space="preserve">ower = </w:t>
      </w:r>
      <m:oMath>
        <m:f>
          <m:fPr>
            <m:ctrlPr>
              <w:rPr>
                <w:rFonts w:ascii="Cambria Math" w:eastAsia="Times New Roman" w:hAnsi="Cambria Math" w:cs="Times New Roman"/>
                <w:iCs/>
                <w:sz w:val="18"/>
                <w:szCs w:val="18"/>
                <w:lang w:eastAsia="zh-CN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iCs/>
                    <w:sz w:val="18"/>
                    <w:szCs w:val="18"/>
                    <w:lang w:eastAsia="zh-CN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eastAsia="zh-CN"/>
                  </w:rPr>
                  <m:t>A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eastAsia="zh-CN"/>
                  </w:rPr>
                  <m:t>2</m:t>
                </m:r>
              </m:sup>
            </m:sSup>
            <m:ctrlPr>
              <w:rPr>
                <w:rFonts w:ascii="Cambria Math" w:eastAsia="Times New Roman" w:hAnsi="Cambria Math" w:cs="Times New Roman"/>
                <w:i/>
                <w:iCs/>
                <w:sz w:val="18"/>
                <w:szCs w:val="18"/>
                <w:lang w:eastAsia="zh-CN"/>
              </w:rPr>
            </m:ctrlPr>
          </m:num>
          <m:den>
            <m:r>
              <w:rPr>
                <w:rFonts w:ascii="Cambria Math" w:eastAsia="Times New Roman" w:hAnsi="Cambria Math" w:cs="Times New Roman"/>
                <w:sz w:val="18"/>
                <w:szCs w:val="18"/>
                <w:lang w:eastAsia="zh-CN"/>
              </w:rPr>
              <m:t>2</m:t>
            </m:r>
            <m:ctrlPr>
              <w:rPr>
                <w:rFonts w:ascii="Cambria Math" w:eastAsia="Times New Roman" w:hAnsi="Cambria Math" w:cs="Times New Roman"/>
                <w:i/>
                <w:iCs/>
                <w:sz w:val="18"/>
                <w:szCs w:val="18"/>
                <w:lang w:eastAsia="zh-CN"/>
              </w:rPr>
            </m:ctrlPr>
          </m:den>
        </m:f>
      </m:oMath>
    </w:p>
    <w:p w14:paraId="394F0623" w14:textId="1520C432" w:rsidR="00871CD1" w:rsidRDefault="00A9524D" w:rsidP="00A70227">
      <w:pPr>
        <w:tabs>
          <w:tab w:val="right" w:pos="11664"/>
        </w:tabs>
        <w:rPr>
          <w:rFonts w:ascii="Cambria Math" w:eastAsia="Times New Roman" w:hAnsi="Cambria Math" w:cs="Times New Roman"/>
          <w:sz w:val="18"/>
          <w:szCs w:val="18"/>
          <w:lang w:eastAsia="zh-CN"/>
        </w:rPr>
      </w:pPr>
      <w:r w:rsidRPr="007B378E">
        <w:rPr>
          <w:rFonts w:ascii="Times New Roman" w:eastAsia="Times New Roman" w:hAnsi="Times New Roman" w:cs="Times New Roman"/>
          <w:iCs/>
          <w:sz w:val="18"/>
          <w:szCs w:val="18"/>
          <w:lang w:eastAsia="zh-CN"/>
        </w:rPr>
        <w:t>FM:</w:t>
      </w:r>
      <w:r w:rsidR="00D175E1" w:rsidRPr="007B378E">
        <w:rPr>
          <w:rFonts w:ascii="Cambria Math" w:eastAsia="Times New Roman" w:hAnsi="Cambria Math" w:cs="Times New Roman"/>
          <w:iCs/>
          <w:sz w:val="18"/>
          <w:szCs w:val="18"/>
          <w:lang w:eastAsia="zh-C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18"/>
                <w:szCs w:val="18"/>
                <w:lang w:val="el-GR" w:eastAsia="zh-C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  <w:lang w:val="el-GR" w:eastAsia="zh-CN"/>
              </w:rPr>
              <m:t>ψ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FM</m:t>
            </m:r>
          </m:sub>
        </m:sSub>
        <m:r>
          <w:rPr>
            <w:rFonts w:ascii="Cambria Math" w:eastAsia="Times New Roman" w:hAnsi="Cambria Math" w:cs="Times New Roman"/>
            <w:sz w:val="18"/>
            <w:szCs w:val="18"/>
            <w:lang w:eastAsia="zh-CN"/>
          </w:rPr>
          <m:t>=A</m:t>
        </m:r>
        <m:func>
          <m:funcPr>
            <m:ctrlPr>
              <w:rPr>
                <w:rFonts w:ascii="Cambria Math" w:eastAsia="Times New Roman" w:hAnsi="Cambria Math" w:cs="Times New Roman"/>
                <w:iCs/>
                <w:sz w:val="18"/>
                <w:szCs w:val="18"/>
                <w:lang w:eastAsia="zh-CN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18"/>
                <w:szCs w:val="18"/>
                <w:lang w:eastAsia="zh-CN"/>
              </w:rPr>
              <m:t>cos</m:t>
            </m:r>
          </m:fName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18"/>
                <w:szCs w:val="18"/>
                <w:lang w:eastAsia="zh-CN"/>
              </w:rPr>
              <m:t>(</m:t>
            </m:r>
            <m:sSub>
              <m:sSubPr>
                <m:ctrlPr>
                  <w:rPr>
                    <w:rFonts w:ascii="Cambria Math" w:eastAsia="Times New Roman" w:hAnsi="Cambria Math" w:cs="Times New Roman"/>
                    <w:iCs/>
                    <w:sz w:val="18"/>
                    <w:szCs w:val="18"/>
                    <w:lang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18"/>
                    <w:szCs w:val="18"/>
                    <w:lang w:eastAsia="zh-CN"/>
                  </w:rPr>
                  <m:t>ω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18"/>
                    <w:szCs w:val="18"/>
                    <w:lang w:eastAsia="zh-CN"/>
                  </w:rPr>
                  <m:t>C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18"/>
                <w:szCs w:val="18"/>
                <w:lang w:eastAsia="zh-CN"/>
              </w:rPr>
              <m:t>t+</m:t>
            </m:r>
            <m:sSub>
              <m:sSubPr>
                <m:ctrlPr>
                  <w:rPr>
                    <w:rFonts w:ascii="Cambria Math" w:eastAsia="Times New Roman" w:hAnsi="Cambria Math" w:cs="Times New Roman"/>
                    <w:iCs/>
                    <w:sz w:val="18"/>
                    <w:szCs w:val="18"/>
                    <w:lang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18"/>
                    <w:szCs w:val="18"/>
                    <w:lang w:eastAsia="zh-CN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18"/>
                    <w:szCs w:val="18"/>
                    <w:lang w:eastAsia="zh-CN"/>
                  </w:rPr>
                  <m:t>f</m:t>
                </m:r>
              </m:sub>
            </m:sSub>
            <m:nary>
              <m:naryPr>
                <m:limLoc m:val="subSup"/>
                <m:grow m:val="1"/>
                <m:ctrlPr>
                  <w:rPr>
                    <w:rFonts w:ascii="Cambria Math" w:eastAsia="Times New Roman" w:hAnsi="Cambria Math" w:cs="Times New Roman"/>
                    <w:iCs/>
                    <w:sz w:val="18"/>
                    <w:szCs w:val="18"/>
                    <w:lang w:eastAsia="zh-CN"/>
                  </w:rPr>
                </m:ctrlPr>
              </m:naryPr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18"/>
                    <w:szCs w:val="18"/>
                    <w:lang w:eastAsia="zh-CN"/>
                  </w:rPr>
                  <m:t>-∞</m:t>
                </m:r>
              </m:sub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18"/>
                    <w:szCs w:val="18"/>
                    <w:lang w:eastAsia="zh-CN"/>
                  </w:rPr>
                  <m:t>t</m:t>
                </m:r>
              </m:sup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18"/>
                    <w:szCs w:val="18"/>
                    <w:lang w:eastAsia="zh-CN"/>
                  </w:rPr>
                  <m:t>m(α)ⅆα</m:t>
                </m:r>
              </m:e>
            </m:nary>
            <m:r>
              <m:rPr>
                <m:sty m:val="p"/>
              </m:rPr>
              <w:rPr>
                <w:rFonts w:ascii="Cambria Math" w:eastAsia="Times New Roman" w:hAnsi="Cambria Math" w:cs="Times New Roman"/>
                <w:sz w:val="18"/>
                <w:szCs w:val="18"/>
                <w:lang w:eastAsia="zh-CN"/>
              </w:rPr>
              <m:t>)</m:t>
            </m:r>
          </m:e>
        </m:func>
      </m:oMath>
      <w:r w:rsidR="00B43D20">
        <w:rPr>
          <w:rFonts w:ascii="Cambria Math" w:eastAsia="Times New Roman" w:hAnsi="Cambria Math" w:cs="Times New Roman"/>
          <w:iCs/>
          <w:sz w:val="18"/>
          <w:szCs w:val="18"/>
          <w:lang w:eastAsia="zh-CN"/>
        </w:rPr>
        <w:t xml:space="preserve"> ; </w:t>
      </w:r>
      <m:oMath>
        <m:r>
          <w:rPr>
            <w:rFonts w:ascii="Cambria Math" w:eastAsia="Times New Roman" w:hAnsi="Cambria Math" w:cs="Times New Roman"/>
            <w:sz w:val="18"/>
            <w:szCs w:val="18"/>
            <w:lang w:eastAsia="zh-CN"/>
          </w:rPr>
          <m:t>Δ</m:t>
        </m:r>
        <m:r>
          <w:rPr>
            <w:rFonts w:ascii="Cambria Math" w:eastAsia="Times New Roman" w:hAnsi="Cambria Math" w:cs="Times New Roman"/>
            <w:sz w:val="18"/>
            <w:szCs w:val="18"/>
          </w:rPr>
          <m:t>f=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  <w:lang w:eastAsia="zh-CN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f</m:t>
            </m:r>
          </m:sub>
        </m:sSub>
        <m:f>
          <m:fPr>
            <m:ctrlPr>
              <w:rPr>
                <w:rFonts w:ascii="Cambria Math" w:eastAsia="Times New Roman" w:hAnsi="Cambria Math" w:cs="Times New Roman"/>
                <w:i/>
                <w:iCs/>
                <w:sz w:val="18"/>
                <w:szCs w:val="18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m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max</m:t>
                </m:r>
              </m:sub>
            </m:s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-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m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min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2∙2</m:t>
            </m:r>
            <m:r>
              <w:rPr>
                <w:rFonts w:ascii="Cambria Math" w:eastAsia="Times New Roman" w:hAnsi="Cambria Math" w:cs="Times New Roman"/>
                <w:sz w:val="18"/>
                <w:szCs w:val="18"/>
                <w:lang w:val="el-GR" w:eastAsia="zh-CN"/>
              </w:rPr>
              <m:t>π</m:t>
            </m:r>
          </m:den>
        </m:f>
      </m:oMath>
      <w:r w:rsidR="00F15A15">
        <w:rPr>
          <w:rFonts w:ascii="Cambria Math" w:eastAsia="Times New Roman" w:hAnsi="Cambria Math" w:cs="Times New Roman"/>
          <w:iCs/>
          <w:sz w:val="18"/>
          <w:szCs w:val="18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FM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18"/>
            <w:szCs w:val="18"/>
            <w:lang w:eastAsia="zh-CN"/>
          </w:rPr>
          <m:t>≅</m:t>
        </m:r>
        <m:r>
          <w:rPr>
            <w:rFonts w:ascii="Cambria Math" w:eastAsia="Times New Roman" w:hAnsi="Cambria Math" w:cs="Times New Roman"/>
            <w:sz w:val="18"/>
            <w:szCs w:val="18"/>
            <w:lang w:eastAsia="zh-CN"/>
          </w:rPr>
          <m:t>2(</m:t>
        </m:r>
        <m:r>
          <w:rPr>
            <w:rFonts w:ascii="Cambria Math" w:eastAsia="Times New Roman" w:hAnsi="Cambria Math" w:cs="Times New Roman"/>
            <w:sz w:val="18"/>
            <w:szCs w:val="18"/>
            <w:lang w:val="el-GR" w:eastAsia="zh-CN"/>
          </w:rPr>
          <m:t>Δ</m:t>
        </m:r>
        <m:r>
          <m:rPr>
            <m:sty m:val="p"/>
          </m:rPr>
          <w:rPr>
            <w:rFonts w:ascii="Cambria Math" w:eastAsia="Times New Roman" w:hAnsi="Cambria Math" w:cs="Times New Roman"/>
            <w:sz w:val="18"/>
            <w:szCs w:val="18"/>
            <w:lang w:eastAsia="zh-CN"/>
          </w:rPr>
          <m:t>f</m:t>
        </m:r>
        <m:r>
          <w:rPr>
            <w:rFonts w:ascii="Cambria Math" w:eastAsia="Times New Roman" w:hAnsi="Cambria Math" w:cs="Times New Roman"/>
            <w:sz w:val="18"/>
            <w:szCs w:val="18"/>
            <w:lang w:eastAsia="zh-CN"/>
          </w:rPr>
          <m:t>+2</m:t>
        </m:r>
        <m:r>
          <m:rPr>
            <m:sty m:val="p"/>
          </m:rPr>
          <w:rPr>
            <w:rFonts w:ascii="Cambria Math" w:eastAsia="Times New Roman" w:hAnsi="Cambria Math" w:cs="Times New Roman"/>
            <w:sz w:val="18"/>
            <w:szCs w:val="18"/>
            <w:lang w:eastAsia="zh-CN"/>
          </w:rPr>
          <m:t>B)</m:t>
        </m:r>
      </m:oMath>
      <w:r w:rsidR="007D62E6">
        <w:rPr>
          <w:rFonts w:ascii="Cambria Math" w:eastAsia="Times New Roman" w:hAnsi="Cambria Math" w:cs="Times New Roman"/>
          <w:sz w:val="18"/>
          <w:szCs w:val="18"/>
          <w:lang w:eastAsia="zh-CN"/>
        </w:rPr>
        <w:t xml:space="preserve"> </w:t>
      </w:r>
      <w:r w:rsidR="000B4870">
        <w:rPr>
          <w:rFonts w:ascii="Cambria Math" w:eastAsia="Times New Roman" w:hAnsi="Cambria Math" w:cs="Times New Roman"/>
          <w:sz w:val="18"/>
          <w:szCs w:val="18"/>
          <w:lang w:eastAsia="zh-CN"/>
        </w:rPr>
        <w:t xml:space="preserve">(for peak frequency deviation); </w:t>
      </w:r>
      <w:r w:rsidR="007D62E6">
        <w:rPr>
          <w:rFonts w:ascii="Cambria Math" w:eastAsia="Times New Roman" w:hAnsi="Cambria Math" w:cs="Times New Roman"/>
          <w:sz w:val="18"/>
          <w:szCs w:val="18"/>
          <w:lang w:eastAsia="zh-C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FM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18"/>
            <w:szCs w:val="18"/>
            <w:lang w:eastAsia="zh-CN"/>
          </w:rPr>
          <m:t>=</m:t>
        </m:r>
        <m:r>
          <w:rPr>
            <w:rFonts w:ascii="Cambria Math" w:eastAsia="Times New Roman" w:hAnsi="Cambria Math" w:cs="Times New Roman"/>
            <w:sz w:val="18"/>
            <w:szCs w:val="18"/>
            <w:lang w:eastAsia="zh-CN"/>
          </w:rPr>
          <m:t>2</m:t>
        </m:r>
        <m:d>
          <m:dP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  <w:lang w:eastAsia="zh-CN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18"/>
                <w:szCs w:val="18"/>
                <w:lang w:val="el-GR" w:eastAsia="zh-CN"/>
              </w:rPr>
              <m:t>Δ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18"/>
                <w:szCs w:val="18"/>
                <w:lang w:eastAsia="zh-CN"/>
              </w:rPr>
              <m:t>f</m:t>
            </m:r>
            <m:r>
              <w:rPr>
                <w:rFonts w:ascii="Cambria Math" w:eastAsia="Times New Roman" w:hAnsi="Cambria Math" w:cs="Times New Roman"/>
                <w:sz w:val="18"/>
                <w:szCs w:val="18"/>
                <w:lang w:eastAsia="zh-CN"/>
              </w:rPr>
              <m:t>+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18"/>
                <w:szCs w:val="18"/>
                <w:lang w:eastAsia="zh-CN"/>
              </w:rPr>
              <m:t>B</m:t>
            </m:r>
            <m:ctrlPr>
              <w:rPr>
                <w:rFonts w:ascii="Cambria Math" w:eastAsia="Times New Roman" w:hAnsi="Cambria Math" w:cs="Times New Roman"/>
                <w:sz w:val="18"/>
                <w:szCs w:val="18"/>
                <w:lang w:eastAsia="zh-CN"/>
              </w:rPr>
            </m:ctrlPr>
          </m:e>
        </m:d>
        <m:r>
          <m:rPr>
            <m:sty m:val="p"/>
          </m:rPr>
          <w:rPr>
            <w:rFonts w:ascii="Cambria Math" w:eastAsia="Times New Roman" w:hAnsi="Cambria Math" w:cs="Times New Roman"/>
            <w:sz w:val="18"/>
            <w:szCs w:val="18"/>
            <w:lang w:eastAsia="zh-CN"/>
          </w:rPr>
          <m:t>=2(</m:t>
        </m:r>
        <m:f>
          <m:fPr>
            <m:ctrlPr>
              <w:rPr>
                <w:rFonts w:ascii="Cambria Math" w:eastAsia="Times New Roman" w:hAnsi="Cambria Math" w:cs="Times New Roman"/>
                <w:sz w:val="18"/>
                <w:szCs w:val="18"/>
                <w:lang w:eastAsia="zh-CN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  <w:lang w:eastAsia="zh-C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eastAsia="zh-CN"/>
                  </w:rPr>
                  <m:t>k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eastAsia="zh-CN"/>
                  </w:rPr>
                  <m:t>f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18"/>
                    <w:szCs w:val="18"/>
                    <w:lang w:eastAsia="zh-C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eastAsia="zh-CN"/>
                  </w:rPr>
                  <m:t>m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eastAsia="zh-CN"/>
                  </w:rPr>
                  <m:t>p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  <w:sz w:val="18"/>
                <w:szCs w:val="18"/>
                <w:lang w:eastAsia="zh-CN"/>
              </w:rPr>
              <m:t>2</m:t>
            </m:r>
            <m:r>
              <w:rPr>
                <w:rFonts w:ascii="Cambria Math" w:eastAsia="Times New Roman" w:hAnsi="Cambria Math" w:cs="Times New Roman"/>
                <w:sz w:val="18"/>
                <w:szCs w:val="18"/>
                <w:lang w:val="el-GR"/>
              </w:rPr>
              <m:t>π</m:t>
            </m:r>
          </m:den>
        </m:f>
        <m:r>
          <w:rPr>
            <w:rFonts w:ascii="Cambria Math" w:eastAsia="Times New Roman" w:hAnsi="Cambria Math" w:cs="Times New Roman"/>
            <w:sz w:val="18"/>
            <w:szCs w:val="18"/>
            <w:lang w:eastAsia="zh-CN"/>
          </w:rPr>
          <m:t>+B)</m:t>
        </m:r>
      </m:oMath>
      <w:r w:rsidR="00E41827">
        <w:rPr>
          <w:rFonts w:ascii="Cambria Math" w:eastAsia="Times New Roman" w:hAnsi="Cambria Math" w:cs="Times New Roman"/>
          <w:sz w:val="18"/>
          <w:szCs w:val="18"/>
          <w:lang w:eastAsia="zh-CN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18"/>
            <w:szCs w:val="18"/>
            <w:lang w:eastAsia="zh-CN"/>
          </w:rPr>
          <m:t>β</m:t>
        </m:r>
        <m:r>
          <w:rPr>
            <w:rFonts w:ascii="Cambria Math" w:eastAsia="Times New Roman" w:hAnsi="Cambria Math" w:cs="Times New Roman"/>
            <w:sz w:val="18"/>
            <w:szCs w:val="18"/>
            <w:lang w:eastAsia="zh-CN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sz w:val="18"/>
                <w:szCs w:val="18"/>
                <w:lang w:eastAsia="zh-CN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18"/>
                <w:szCs w:val="18"/>
                <w:lang w:eastAsia="zh-CN"/>
              </w:rPr>
              <m:t>Δ</m:t>
            </m:r>
            <m:r>
              <w:rPr>
                <w:rFonts w:ascii="Cambria Math" w:eastAsia="Times New Roman" w:hAnsi="Cambria Math" w:cs="Times New Roman"/>
                <w:sz w:val="18"/>
                <w:szCs w:val="18"/>
                <w:lang w:eastAsia="zh-CN"/>
              </w:rPr>
              <m:t>f</m:t>
            </m: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  <w:lang w:eastAsia="zh-CN"/>
              </w:rPr>
            </m:ctrlPr>
          </m:num>
          <m:den>
            <m:r>
              <w:rPr>
                <w:rFonts w:ascii="Cambria Math" w:eastAsia="Times New Roman" w:hAnsi="Cambria Math" w:cs="Times New Roman"/>
                <w:sz w:val="18"/>
                <w:szCs w:val="18"/>
                <w:lang w:eastAsia="zh-CN"/>
              </w:rPr>
              <m:t>B</m:t>
            </m:r>
            <m:ctrlPr>
              <w:rPr>
                <w:rFonts w:ascii="Cambria Math" w:eastAsia="Times New Roman" w:hAnsi="Cambria Math" w:cs="Times New Roman"/>
                <w:i/>
                <w:sz w:val="18"/>
                <w:szCs w:val="18"/>
                <w:lang w:eastAsia="zh-CN"/>
              </w:rPr>
            </m:ctrlPr>
          </m:den>
        </m:f>
      </m:oMath>
    </w:p>
    <w:p w14:paraId="1420C578" w14:textId="78516703" w:rsidR="00607FC5" w:rsidRDefault="00607FC5" w:rsidP="00A70227">
      <w:pPr>
        <w:tabs>
          <w:tab w:val="right" w:pos="11664"/>
        </w:tabs>
        <w:rPr>
          <w:rFonts w:ascii="Times New Roman" w:eastAsia="Times New Roman" w:hAnsi="Times New Roman" w:cs="Times New Roman"/>
          <w:sz w:val="18"/>
          <w:szCs w:val="18"/>
          <w:lang w:eastAsia="zh-CN"/>
        </w:rPr>
      </w:pPr>
    </w:p>
    <w:p w14:paraId="5DBFFC07" w14:textId="77777777" w:rsidR="00D130DE" w:rsidRDefault="00D130DE" w:rsidP="00A70227">
      <w:pPr>
        <w:tabs>
          <w:tab w:val="right" w:pos="11664"/>
        </w:tabs>
        <w:rPr>
          <w:rFonts w:ascii="Times New Roman" w:eastAsia="Times New Roman" w:hAnsi="Times New Roman" w:cs="Times New Roman"/>
          <w:sz w:val="18"/>
          <w:szCs w:val="18"/>
          <w:lang w:eastAsia="zh-CN"/>
        </w:rPr>
      </w:pPr>
    </w:p>
    <w:p w14:paraId="6008BDC0" w14:textId="77777777" w:rsidR="00D130DE" w:rsidRDefault="00D130DE" w:rsidP="00A70227">
      <w:pPr>
        <w:tabs>
          <w:tab w:val="right" w:pos="11664"/>
        </w:tabs>
        <w:rPr>
          <w:rFonts w:ascii="Times New Roman" w:eastAsia="Times New Roman" w:hAnsi="Times New Roman" w:cs="Times New Roman"/>
          <w:sz w:val="18"/>
          <w:szCs w:val="18"/>
          <w:lang w:eastAsia="zh-CN"/>
        </w:rPr>
      </w:pPr>
    </w:p>
    <w:p w14:paraId="05444EE4" w14:textId="77777777" w:rsidR="00D130DE" w:rsidRDefault="00D130DE" w:rsidP="00A70227">
      <w:pPr>
        <w:tabs>
          <w:tab w:val="right" w:pos="11664"/>
        </w:tabs>
        <w:rPr>
          <w:rFonts w:ascii="Times New Roman" w:eastAsia="Times New Roman" w:hAnsi="Times New Roman" w:cs="Times New Roman"/>
          <w:sz w:val="18"/>
          <w:szCs w:val="18"/>
          <w:lang w:eastAsia="zh-CN"/>
        </w:rPr>
      </w:pPr>
    </w:p>
    <w:p w14:paraId="3421D0CD" w14:textId="77777777" w:rsidR="00D130DE" w:rsidRDefault="00D130DE" w:rsidP="00A70227">
      <w:pPr>
        <w:tabs>
          <w:tab w:val="right" w:pos="11664"/>
        </w:tabs>
        <w:rPr>
          <w:rFonts w:ascii="Times New Roman" w:eastAsia="Times New Roman" w:hAnsi="Times New Roman" w:cs="Times New Roman"/>
          <w:sz w:val="18"/>
          <w:szCs w:val="18"/>
          <w:lang w:eastAsia="zh-CN"/>
        </w:rPr>
      </w:pPr>
    </w:p>
    <w:p w14:paraId="03179262" w14:textId="5B3C825F" w:rsidR="00D130DE" w:rsidRPr="00071A58" w:rsidRDefault="00C95423" w:rsidP="00A70227">
      <w:pPr>
        <w:tabs>
          <w:tab w:val="right" w:pos="11664"/>
        </w:tabs>
        <w:rPr>
          <w:rFonts w:ascii="Times New Roman" w:eastAsia="Times New Roman" w:hAnsi="Times New Roman" w:cs="Times New Roman"/>
          <w:b/>
          <w:bCs/>
          <w:sz w:val="20"/>
          <w:szCs w:val="20"/>
          <w:lang w:eastAsia="zh-CN"/>
        </w:rPr>
      </w:pP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w:lastRenderedPageBreak/>
        <mc:AlternateContent>
          <mc:Choice Requires="wpi">
            <w:drawing>
              <wp:anchor distT="0" distB="0" distL="114300" distR="114300" simplePos="0" relativeHeight="251658339" behindDoc="0" locked="0" layoutInCell="1" allowOverlap="1" wp14:anchorId="223C4A7E" wp14:editId="0AC96866">
                <wp:simplePos x="0" y="0"/>
                <wp:positionH relativeFrom="column">
                  <wp:posOffset>1455300</wp:posOffset>
                </wp:positionH>
                <wp:positionV relativeFrom="paragraph">
                  <wp:posOffset>98580</wp:posOffset>
                </wp:positionV>
                <wp:extent cx="23760" cy="216000"/>
                <wp:effectExtent l="38100" t="38100" r="52705" b="50800"/>
                <wp:wrapNone/>
                <wp:docPr id="271871144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23760" cy="21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B7BAA4" id="Ink 6" o:spid="_x0000_s1026" type="#_x0000_t75" style="position:absolute;margin-left:114.1pt;margin-top:7.25pt;width:2.85pt;height:17.95pt;z-index:2516583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">
                <v:imagedata r:id="rId7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338" behindDoc="0" locked="0" layoutInCell="1" allowOverlap="1" wp14:anchorId="5E6686D0" wp14:editId="2F522687">
                <wp:simplePos x="0" y="0"/>
                <wp:positionH relativeFrom="column">
                  <wp:posOffset>1325245</wp:posOffset>
                </wp:positionH>
                <wp:positionV relativeFrom="paragraph">
                  <wp:posOffset>83185</wp:posOffset>
                </wp:positionV>
                <wp:extent cx="80280" cy="167400"/>
                <wp:effectExtent l="38100" t="38100" r="34290" b="42545"/>
                <wp:wrapNone/>
                <wp:docPr id="458192302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80280" cy="1674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DA0218" id="Ink 5" o:spid="_x0000_s1026" type="#_x0000_t75" style="position:absolute;margin-left:103.85pt;margin-top:6.05pt;width:7.3pt;height:14.2pt;z-index:2516583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">
                <v:imagedata r:id="rId76" o:title=""/>
              </v:shape>
            </w:pict>
          </mc:Fallback>
        </mc:AlternateContent>
      </w:r>
      <w:r w:rsidR="00C62EC1"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303" behindDoc="0" locked="0" layoutInCell="1" allowOverlap="1" wp14:anchorId="7024E7B8" wp14:editId="149C935D">
                <wp:simplePos x="0" y="0"/>
                <wp:positionH relativeFrom="column">
                  <wp:posOffset>5780405</wp:posOffset>
                </wp:positionH>
                <wp:positionV relativeFrom="paragraph">
                  <wp:posOffset>-129540</wp:posOffset>
                </wp:positionV>
                <wp:extent cx="1009650" cy="323850"/>
                <wp:effectExtent l="38100" t="38100" r="6350" b="44450"/>
                <wp:wrapNone/>
                <wp:docPr id="2018311417" name="Ink 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009650" cy="323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CA9086" id="Ink 275" o:spid="_x0000_s1026" type="#_x0000_t75" style="position:absolute;margin-left:454.45pt;margin-top:-10.9pt;width:80.9pt;height:26.9pt;z-index:25165830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">
                <v:imagedata r:id="rId78" o:title=""/>
              </v:shape>
            </w:pict>
          </mc:Fallback>
        </mc:AlternateContent>
      </w:r>
      <w:r w:rsidR="00C62EC1"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302" behindDoc="0" locked="0" layoutInCell="1" allowOverlap="1" wp14:anchorId="50C8B150" wp14:editId="03DCE9A3">
                <wp:simplePos x="0" y="0"/>
                <wp:positionH relativeFrom="column">
                  <wp:posOffset>5021580</wp:posOffset>
                </wp:positionH>
                <wp:positionV relativeFrom="paragraph">
                  <wp:posOffset>-124460</wp:posOffset>
                </wp:positionV>
                <wp:extent cx="1009120" cy="251460"/>
                <wp:effectExtent l="0" t="38100" r="0" b="40640"/>
                <wp:wrapNone/>
                <wp:docPr id="2120059349" name="Ink 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1009120" cy="251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BDE097" id="Ink 265" o:spid="_x0000_s1026" type="#_x0000_t75" style="position:absolute;margin-left:394.7pt;margin-top:-10.5pt;width:80.85pt;height:21.2pt;z-index:2516583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">
                <v:imagedata r:id="rId80" o:title=""/>
              </v:shape>
            </w:pict>
          </mc:Fallback>
        </mc:AlternateContent>
      </w:r>
      <w:r w:rsidR="003014FE"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297" behindDoc="0" locked="0" layoutInCell="1" allowOverlap="1" wp14:anchorId="677BEE3A" wp14:editId="3BA545B8">
                <wp:simplePos x="0" y="0"/>
                <wp:positionH relativeFrom="column">
                  <wp:posOffset>4425315</wp:posOffset>
                </wp:positionH>
                <wp:positionV relativeFrom="paragraph">
                  <wp:posOffset>-41910</wp:posOffset>
                </wp:positionV>
                <wp:extent cx="505460" cy="270510"/>
                <wp:effectExtent l="38100" t="38100" r="40640" b="46990"/>
                <wp:wrapNone/>
                <wp:docPr id="1355788918" name="Ink 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505460" cy="270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FD42FD" id="Ink 216" o:spid="_x0000_s1026" type="#_x0000_t75" style="position:absolute;margin-left:347.75pt;margin-top:-4pt;width:41.2pt;height:22.7pt;z-index:25165829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">
                <v:imagedata r:id="rId82" o:title=""/>
              </v:shape>
            </w:pict>
          </mc:Fallback>
        </mc:AlternateContent>
      </w:r>
      <w:r w:rsidR="003014FE"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296" behindDoc="0" locked="0" layoutInCell="1" allowOverlap="1" wp14:anchorId="74B35612" wp14:editId="01376BEF">
                <wp:simplePos x="0" y="0"/>
                <wp:positionH relativeFrom="column">
                  <wp:posOffset>3699510</wp:posOffset>
                </wp:positionH>
                <wp:positionV relativeFrom="paragraph">
                  <wp:posOffset>-26670</wp:posOffset>
                </wp:positionV>
                <wp:extent cx="742105" cy="226800"/>
                <wp:effectExtent l="38100" t="38100" r="45720" b="40005"/>
                <wp:wrapNone/>
                <wp:docPr id="640442214" name="Ink 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742105" cy="22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97D163" id="Ink 206" o:spid="_x0000_s1026" type="#_x0000_t75" style="position:absolute;margin-left:290.6pt;margin-top:-2.8pt;width:59.85pt;height:19.25pt;z-index:251658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">
                <v:imagedata r:id="rId84" o:title=""/>
              </v:shape>
            </w:pict>
          </mc:Fallback>
        </mc:AlternateContent>
      </w:r>
      <w:r w:rsidR="003014FE"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285" behindDoc="0" locked="0" layoutInCell="1" allowOverlap="1" wp14:anchorId="475F66F6" wp14:editId="39981F83">
                <wp:simplePos x="0" y="0"/>
                <wp:positionH relativeFrom="column">
                  <wp:posOffset>3169920</wp:posOffset>
                </wp:positionH>
                <wp:positionV relativeFrom="paragraph">
                  <wp:posOffset>156210</wp:posOffset>
                </wp:positionV>
                <wp:extent cx="77595" cy="95250"/>
                <wp:effectExtent l="38100" t="38100" r="0" b="44450"/>
                <wp:wrapNone/>
                <wp:docPr id="1946485120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77595" cy="95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3B8159" id="Ink 68" o:spid="_x0000_s1026" type="#_x0000_t75" style="position:absolute;margin-left:248.9pt;margin-top:11.6pt;width:7.5pt;height:8.9pt;z-index:25165828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">
                <v:imagedata r:id="rId86" o:title=""/>
              </v:shape>
            </w:pict>
          </mc:Fallback>
        </mc:AlternateContent>
      </w:r>
      <w:r w:rsidR="003014FE"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284" behindDoc="0" locked="0" layoutInCell="1" allowOverlap="1" wp14:anchorId="3A57EAC0" wp14:editId="4EDDD445">
                <wp:simplePos x="0" y="0"/>
                <wp:positionH relativeFrom="column">
                  <wp:posOffset>3320245</wp:posOffset>
                </wp:positionH>
                <wp:positionV relativeFrom="paragraph">
                  <wp:posOffset>32226</wp:posOffset>
                </wp:positionV>
                <wp:extent cx="380520" cy="2520"/>
                <wp:effectExtent l="38100" t="38100" r="38735" b="48895"/>
                <wp:wrapNone/>
                <wp:docPr id="1073004434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38052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0260D7" id="Ink 64" o:spid="_x0000_s1026" type="#_x0000_t75" style="position:absolute;margin-left:260.75pt;margin-top:1.85pt;width:31.35pt;height:1.65pt;z-index:2516582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">
                <v:imagedata r:id="rId88" o:title=""/>
              </v:shape>
            </w:pict>
          </mc:Fallback>
        </mc:AlternateContent>
      </w:r>
      <w:r w:rsidR="003014FE"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283" behindDoc="0" locked="0" layoutInCell="1" allowOverlap="1" wp14:anchorId="65BAE0DF" wp14:editId="0E697843">
                <wp:simplePos x="0" y="0"/>
                <wp:positionH relativeFrom="column">
                  <wp:posOffset>3133725</wp:posOffset>
                </wp:positionH>
                <wp:positionV relativeFrom="paragraph">
                  <wp:posOffset>-92075</wp:posOffset>
                </wp:positionV>
                <wp:extent cx="137795" cy="187325"/>
                <wp:effectExtent l="38100" t="38100" r="0" b="41275"/>
                <wp:wrapNone/>
                <wp:docPr id="1523955735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137795" cy="187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9986AC" id="Ink 63" o:spid="_x0000_s1026" type="#_x0000_t75" style="position:absolute;margin-left:246.05pt;margin-top:-7.95pt;width:12.25pt;height:16.15pt;z-index:25165828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">
                <v:imagedata r:id="rId90" o:title=""/>
              </v:shape>
            </w:pict>
          </mc:Fallback>
        </mc:AlternateContent>
      </w:r>
      <w:r w:rsidR="003014FE"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282" behindDoc="0" locked="0" layoutInCell="1" allowOverlap="1" wp14:anchorId="1EA80A4E" wp14:editId="185F3443">
                <wp:simplePos x="0" y="0"/>
                <wp:positionH relativeFrom="column">
                  <wp:posOffset>2737765</wp:posOffset>
                </wp:positionH>
                <wp:positionV relativeFrom="paragraph">
                  <wp:posOffset>10986</wp:posOffset>
                </wp:positionV>
                <wp:extent cx="356760" cy="423720"/>
                <wp:effectExtent l="38100" t="38100" r="37465" b="33655"/>
                <wp:wrapNone/>
                <wp:docPr id="975165121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356760" cy="42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FC1E49" id="Ink 57" o:spid="_x0000_s1026" type="#_x0000_t75" style="position:absolute;margin-left:214.85pt;margin-top:.15pt;width:29.55pt;height:34.75pt;z-index:2516582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">
                <v:imagedata r:id="rId92" o:title=""/>
              </v:shape>
            </w:pict>
          </mc:Fallback>
        </mc:AlternateContent>
      </w:r>
      <w:r w:rsidR="003014FE"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280" behindDoc="0" locked="0" layoutInCell="1" allowOverlap="1" wp14:anchorId="08BE9B95" wp14:editId="0A460576">
                <wp:simplePos x="0" y="0"/>
                <wp:positionH relativeFrom="column">
                  <wp:posOffset>2266885</wp:posOffset>
                </wp:positionH>
                <wp:positionV relativeFrom="paragraph">
                  <wp:posOffset>153186</wp:posOffset>
                </wp:positionV>
                <wp:extent cx="18360" cy="183240"/>
                <wp:effectExtent l="25400" t="38100" r="33020" b="45720"/>
                <wp:wrapNone/>
                <wp:docPr id="1207378702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18360" cy="18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429225" id="Ink 52" o:spid="_x0000_s1026" type="#_x0000_t75" style="position:absolute;margin-left:177.8pt;margin-top:11.35pt;width:2.9pt;height:15.85pt;z-index:251658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">
                <v:imagedata r:id="rId94" o:title=""/>
              </v:shape>
            </w:pict>
          </mc:Fallback>
        </mc:AlternateContent>
      </w:r>
      <w:r w:rsidR="003014FE"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279" behindDoc="0" locked="0" layoutInCell="1" allowOverlap="1" wp14:anchorId="34145000" wp14:editId="517412DC">
                <wp:simplePos x="0" y="0"/>
                <wp:positionH relativeFrom="column">
                  <wp:posOffset>2446655</wp:posOffset>
                </wp:positionH>
                <wp:positionV relativeFrom="paragraph">
                  <wp:posOffset>182880</wp:posOffset>
                </wp:positionV>
                <wp:extent cx="105770" cy="153075"/>
                <wp:effectExtent l="38100" t="38100" r="34290" b="37465"/>
                <wp:wrapNone/>
                <wp:docPr id="1863692139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105770" cy="153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F2DF69" id="Ink 51" o:spid="_x0000_s1026" type="#_x0000_t75" style="position:absolute;margin-left:191.95pt;margin-top:13.7pt;width:9.75pt;height:13.45pt;z-index:2516582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">
                <v:imagedata r:id="rId96" o:title=""/>
              </v:shape>
            </w:pict>
          </mc:Fallback>
        </mc:AlternateContent>
      </w:r>
      <w:r w:rsidR="003014FE"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278" behindDoc="0" locked="0" layoutInCell="1" allowOverlap="1" wp14:anchorId="59A24186" wp14:editId="5152B93B">
                <wp:simplePos x="0" y="0"/>
                <wp:positionH relativeFrom="column">
                  <wp:posOffset>1963420</wp:posOffset>
                </wp:positionH>
                <wp:positionV relativeFrom="paragraph">
                  <wp:posOffset>160020</wp:posOffset>
                </wp:positionV>
                <wp:extent cx="426690" cy="139700"/>
                <wp:effectExtent l="38100" t="38100" r="0" b="38100"/>
                <wp:wrapNone/>
                <wp:docPr id="2012816713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426690" cy="139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0F170C" id="Ink 47" o:spid="_x0000_s1026" type="#_x0000_t75" style="position:absolute;margin-left:153.9pt;margin-top:11.9pt;width:35.05pt;height:12.4pt;z-index:2516582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">
                <v:imagedata r:id="rId98" o:title=""/>
              </v:shape>
            </w:pict>
          </mc:Fallback>
        </mc:AlternateContent>
      </w:r>
      <w:r w:rsidR="003014FE"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277" behindDoc="0" locked="0" layoutInCell="1" allowOverlap="1" wp14:anchorId="7360A5CE" wp14:editId="7BAC5D8C">
                <wp:simplePos x="0" y="0"/>
                <wp:positionH relativeFrom="column">
                  <wp:posOffset>1576705</wp:posOffset>
                </wp:positionH>
                <wp:positionV relativeFrom="paragraph">
                  <wp:posOffset>136525</wp:posOffset>
                </wp:positionV>
                <wp:extent cx="329900" cy="146685"/>
                <wp:effectExtent l="38100" t="38100" r="26035" b="43815"/>
                <wp:wrapNone/>
                <wp:docPr id="1484519339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329900" cy="146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8BD4F4" id="Ink 37" o:spid="_x0000_s1026" type="#_x0000_t75" style="position:absolute;margin-left:123.45pt;margin-top:10.05pt;width:27.4pt;height:12.95pt;z-index:25165827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">
                <v:imagedata r:id="rId100" o:title=""/>
              </v:shape>
            </w:pict>
          </mc:Fallback>
        </mc:AlternateContent>
      </w:r>
      <w:r w:rsidR="003A1BC0" w:rsidRPr="00071A58">
        <w:rPr>
          <w:rFonts w:ascii="Times New Roman" w:eastAsia="Times New Roman" w:hAnsi="Times New Roman" w:cs="Times New Roman"/>
          <w:b/>
          <w:bCs/>
          <w:sz w:val="20"/>
          <w:szCs w:val="20"/>
          <w:lang w:eastAsia="zh-CN"/>
        </w:rPr>
        <w:t>PLL</w:t>
      </w:r>
    </w:p>
    <w:p w14:paraId="54EDF7F4" w14:textId="38256256" w:rsidR="005C1231" w:rsidRPr="00071A58" w:rsidRDefault="00C62EC1" w:rsidP="00A70227">
      <w:pPr>
        <w:tabs>
          <w:tab w:val="right" w:pos="11664"/>
        </w:tabs>
        <w:rPr>
          <w:rFonts w:ascii="Times New Roman" w:eastAsia="Times New Roman" w:hAnsi="Times New Roman" w:cs="Times New Roman"/>
          <w:b/>
          <w:bCs/>
          <w:sz w:val="20"/>
          <w:szCs w:val="20"/>
          <w:lang w:eastAsia="zh-CN"/>
        </w:rPr>
      </w:pP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305" behindDoc="0" locked="0" layoutInCell="1" allowOverlap="1" wp14:anchorId="4C713D85" wp14:editId="5436F6EB">
                <wp:simplePos x="0" y="0"/>
                <wp:positionH relativeFrom="column">
                  <wp:posOffset>5521325</wp:posOffset>
                </wp:positionH>
                <wp:positionV relativeFrom="paragraph">
                  <wp:posOffset>132080</wp:posOffset>
                </wp:positionV>
                <wp:extent cx="1036230" cy="288290"/>
                <wp:effectExtent l="38100" t="38100" r="43815" b="41910"/>
                <wp:wrapNone/>
                <wp:docPr id="1184665291" name="Ink 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1036230" cy="288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CDB388" id="Ink 325" o:spid="_x0000_s1026" type="#_x0000_t75" style="position:absolute;margin-left:434.05pt;margin-top:9.7pt;width:83.05pt;height:24.1pt;z-index:25165830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">
                <v:imagedata r:id="rId10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304" behindDoc="0" locked="0" layoutInCell="1" allowOverlap="1" wp14:anchorId="29220739" wp14:editId="5F3B16F9">
                <wp:simplePos x="0" y="0"/>
                <wp:positionH relativeFrom="column">
                  <wp:posOffset>4196715</wp:posOffset>
                </wp:positionH>
                <wp:positionV relativeFrom="paragraph">
                  <wp:posOffset>46990</wp:posOffset>
                </wp:positionV>
                <wp:extent cx="910365" cy="257810"/>
                <wp:effectExtent l="25400" t="38100" r="4445" b="46990"/>
                <wp:wrapNone/>
                <wp:docPr id="466972609" name="Ink 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910365" cy="257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2D9302" id="Ink 292" o:spid="_x0000_s1026" type="#_x0000_t75" style="position:absolute;margin-left:329.75pt;margin-top:3pt;width:73.1pt;height:21.7pt;z-index:25165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">
                <v:imagedata r:id="rId104" o:title=""/>
              </v:shape>
            </w:pict>
          </mc:Fallback>
        </mc:AlternateContent>
      </w:r>
      <w:r w:rsidR="003014FE"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300" behindDoc="0" locked="0" layoutInCell="1" allowOverlap="1" wp14:anchorId="44C87BD3" wp14:editId="2838737A">
                <wp:simplePos x="0" y="0"/>
                <wp:positionH relativeFrom="column">
                  <wp:posOffset>5710645</wp:posOffset>
                </wp:positionH>
                <wp:positionV relativeFrom="paragraph">
                  <wp:posOffset>176521</wp:posOffset>
                </wp:positionV>
                <wp:extent cx="167400" cy="86400"/>
                <wp:effectExtent l="38100" t="38100" r="36195" b="40640"/>
                <wp:wrapNone/>
                <wp:docPr id="600410411" name="Ink 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167400" cy="8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45825C" id="Ink 233" o:spid="_x0000_s1026" type="#_x0000_t75" style="position:absolute;margin-left:448.95pt;margin-top:13.2pt;width:14.6pt;height:8.2pt;z-index:2516583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">
                <v:imagedata r:id="rId106" o:title=""/>
              </v:shape>
            </w:pict>
          </mc:Fallback>
        </mc:AlternateContent>
      </w:r>
      <w:r w:rsidR="003014FE"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298" behindDoc="0" locked="0" layoutInCell="1" allowOverlap="1" wp14:anchorId="5FC7FC4B" wp14:editId="388F6F2B">
                <wp:simplePos x="0" y="0"/>
                <wp:positionH relativeFrom="column">
                  <wp:posOffset>4990465</wp:posOffset>
                </wp:positionH>
                <wp:positionV relativeFrom="paragraph">
                  <wp:posOffset>-163830</wp:posOffset>
                </wp:positionV>
                <wp:extent cx="855980" cy="748665"/>
                <wp:effectExtent l="38100" t="38100" r="33020" b="38735"/>
                <wp:wrapNone/>
                <wp:docPr id="1166914165" name="Ink 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855980" cy="748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3E27B7" id="Ink 229" o:spid="_x0000_s1026" type="#_x0000_t75" style="position:absolute;margin-left:392.25pt;margin-top:-13.6pt;width:68.8pt;height:60.35pt;z-index:2516582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">
                <v:imagedata r:id="rId108" o:title=""/>
              </v:shape>
            </w:pict>
          </mc:Fallback>
        </mc:AlternateContent>
      </w:r>
      <w:r w:rsidR="003014FE"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288" behindDoc="0" locked="0" layoutInCell="1" allowOverlap="1" wp14:anchorId="06F7B159" wp14:editId="490D0A24">
                <wp:simplePos x="0" y="0"/>
                <wp:positionH relativeFrom="column">
                  <wp:posOffset>3205045</wp:posOffset>
                </wp:positionH>
                <wp:positionV relativeFrom="paragraph">
                  <wp:posOffset>-20399</wp:posOffset>
                </wp:positionV>
                <wp:extent cx="22680" cy="361440"/>
                <wp:effectExtent l="38100" t="38100" r="41275" b="45085"/>
                <wp:wrapNone/>
                <wp:docPr id="1222490766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22680" cy="36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16B6BA" id="Ink 87" o:spid="_x0000_s1026" type="#_x0000_t75" style="position:absolute;margin-left:251.65pt;margin-top:-2.3pt;width:3.2pt;height:29.85pt;z-index:25165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">
                <v:imagedata r:id="rId110" o:title=""/>
              </v:shape>
            </w:pict>
          </mc:Fallback>
        </mc:AlternateContent>
      </w:r>
      <w:r w:rsidR="003014FE"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287" behindDoc="0" locked="0" layoutInCell="1" allowOverlap="1" wp14:anchorId="3C4ABCF3" wp14:editId="47D30699">
                <wp:simplePos x="0" y="0"/>
                <wp:positionH relativeFrom="column">
                  <wp:posOffset>3649980</wp:posOffset>
                </wp:positionH>
                <wp:positionV relativeFrom="paragraph">
                  <wp:posOffset>36830</wp:posOffset>
                </wp:positionV>
                <wp:extent cx="510680" cy="148590"/>
                <wp:effectExtent l="38100" t="38100" r="22860" b="41910"/>
                <wp:wrapNone/>
                <wp:docPr id="273796379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510680" cy="148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4CE25C" id="Ink 86" o:spid="_x0000_s1026" type="#_x0000_t75" style="position:absolute;margin-left:286.7pt;margin-top:2.2pt;width:41.6pt;height:13.1pt;z-index:25165828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">
                <v:imagedata r:id="rId112" o:title=""/>
              </v:shape>
            </w:pict>
          </mc:Fallback>
        </mc:AlternateContent>
      </w:r>
      <w:r w:rsidR="003014FE"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286" behindDoc="0" locked="0" layoutInCell="1" allowOverlap="1" wp14:anchorId="56D388DE" wp14:editId="4BD8C7C2">
                <wp:simplePos x="0" y="0"/>
                <wp:positionH relativeFrom="column">
                  <wp:posOffset>3317875</wp:posOffset>
                </wp:positionH>
                <wp:positionV relativeFrom="paragraph">
                  <wp:posOffset>42545</wp:posOffset>
                </wp:positionV>
                <wp:extent cx="271120" cy="101485"/>
                <wp:effectExtent l="38100" t="38100" r="46990" b="38735"/>
                <wp:wrapNone/>
                <wp:docPr id="1119859511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271120" cy="101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9447F3" id="Ink 74" o:spid="_x0000_s1026" type="#_x0000_t75" style="position:absolute;margin-left:260.55pt;margin-top:2.65pt;width:22.8pt;height:9.45pt;z-index:2516582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">
                <v:imagedata r:id="rId114" o:title=""/>
              </v:shape>
            </w:pict>
          </mc:Fallback>
        </mc:AlternateContent>
      </w:r>
      <w:r w:rsidR="003014FE"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281" behindDoc="0" locked="0" layoutInCell="1" allowOverlap="1" wp14:anchorId="562A7D3F" wp14:editId="2984F4DE">
                <wp:simplePos x="0" y="0"/>
                <wp:positionH relativeFrom="column">
                  <wp:posOffset>1076960</wp:posOffset>
                </wp:positionH>
                <wp:positionV relativeFrom="paragraph">
                  <wp:posOffset>-184785</wp:posOffset>
                </wp:positionV>
                <wp:extent cx="1629225" cy="422110"/>
                <wp:effectExtent l="38100" t="38100" r="34925" b="48260"/>
                <wp:wrapNone/>
                <wp:docPr id="848340517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1629225" cy="422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AB84CE" id="Ink 55" o:spid="_x0000_s1026" type="#_x0000_t75" style="position:absolute;margin-left:84.1pt;margin-top:-15.25pt;width:129.7pt;height:34.7pt;z-index:25165828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">
                <v:imagedata r:id="rId116" o:title=""/>
              </v:shape>
            </w:pict>
          </mc:Fallback>
        </mc:AlternateContent>
      </w:r>
      <w:r w:rsidR="006C65A7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>Diagram:</w:t>
      </w:r>
      <w:r w:rsidR="001A30D0" w:rsidRPr="00071A58">
        <w:rPr>
          <w:rFonts w:ascii="Times New Roman" w:eastAsia="Times New Roman" w:hAnsi="Times New Roman" w:cs="Times New Roman"/>
          <w:b/>
          <w:bCs/>
          <w:sz w:val="20"/>
          <w:szCs w:val="20"/>
          <w:lang w:eastAsia="zh-CN"/>
        </w:rPr>
        <w:t xml:space="preserve"> </w:t>
      </w:r>
    </w:p>
    <w:p w14:paraId="1311701D" w14:textId="7646BA8F" w:rsidR="005C1231" w:rsidRPr="00071A58" w:rsidRDefault="00C62EC1" w:rsidP="00A70227">
      <w:pPr>
        <w:tabs>
          <w:tab w:val="right" w:pos="11664"/>
        </w:tabs>
        <w:rPr>
          <w:rFonts w:ascii="Times New Roman" w:eastAsia="Times New Roman" w:hAnsi="Times New Roman" w:cs="Times New Roman"/>
          <w:b/>
          <w:bCs/>
          <w:sz w:val="20"/>
          <w:szCs w:val="20"/>
          <w:lang w:eastAsia="zh-CN"/>
        </w:rPr>
      </w:pP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307" behindDoc="0" locked="0" layoutInCell="1" allowOverlap="1" wp14:anchorId="116A660C" wp14:editId="60D4ECC5">
                <wp:simplePos x="0" y="0"/>
                <wp:positionH relativeFrom="column">
                  <wp:posOffset>6961505</wp:posOffset>
                </wp:positionH>
                <wp:positionV relativeFrom="paragraph">
                  <wp:posOffset>-19050</wp:posOffset>
                </wp:positionV>
                <wp:extent cx="131615" cy="196080"/>
                <wp:effectExtent l="38100" t="38100" r="33655" b="45720"/>
                <wp:wrapNone/>
                <wp:docPr id="614481716" name="Ink 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131615" cy="19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8E543C" id="Ink 338" o:spid="_x0000_s1026" type="#_x0000_t75" style="position:absolute;margin-left:547.45pt;margin-top:-2.2pt;width:11.75pt;height:16.9pt;z-index:2516583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">
                <v:imagedata r:id="rId11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306" behindDoc="0" locked="0" layoutInCell="1" allowOverlap="1" wp14:anchorId="3ACE6624" wp14:editId="536A4521">
                <wp:simplePos x="0" y="0"/>
                <wp:positionH relativeFrom="column">
                  <wp:posOffset>6594475</wp:posOffset>
                </wp:positionH>
                <wp:positionV relativeFrom="paragraph">
                  <wp:posOffset>-6350</wp:posOffset>
                </wp:positionV>
                <wp:extent cx="336945" cy="88265"/>
                <wp:effectExtent l="38100" t="38100" r="31750" b="38735"/>
                <wp:wrapNone/>
                <wp:docPr id="675790685" name="Ink 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336945" cy="88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A0A67B" id="Ink 332" o:spid="_x0000_s1026" type="#_x0000_t75" style="position:absolute;margin-left:518.55pt;margin-top:-1.2pt;width:27.95pt;height:8.35pt;z-index:2516583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">
                <v:imagedata r:id="rId120" o:title=""/>
              </v:shape>
            </w:pict>
          </mc:Fallback>
        </mc:AlternateContent>
      </w:r>
      <w:r w:rsidR="003014FE"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293" behindDoc="0" locked="0" layoutInCell="1" allowOverlap="1" wp14:anchorId="34BCEFD3" wp14:editId="7E5BDA3B">
                <wp:simplePos x="0" y="0"/>
                <wp:positionH relativeFrom="column">
                  <wp:posOffset>4405630</wp:posOffset>
                </wp:positionH>
                <wp:positionV relativeFrom="paragraph">
                  <wp:posOffset>-35560</wp:posOffset>
                </wp:positionV>
                <wp:extent cx="462070" cy="361615"/>
                <wp:effectExtent l="38100" t="38100" r="8255" b="45085"/>
                <wp:wrapNone/>
                <wp:docPr id="1705629852" name="Ink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462070" cy="361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5F6859" id="Ink 185" o:spid="_x0000_s1026" type="#_x0000_t75" style="position:absolute;margin-left:346.2pt;margin-top:-3.5pt;width:37.8pt;height:29.85pt;z-index:25165829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">
                <v:imagedata r:id="rId122" o:title=""/>
              </v:shape>
            </w:pict>
          </mc:Fallback>
        </mc:AlternateContent>
      </w:r>
      <w:r w:rsidR="003014FE"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292" behindDoc="0" locked="0" layoutInCell="1" allowOverlap="1" wp14:anchorId="13612648" wp14:editId="3F7B78D8">
                <wp:simplePos x="0" y="0"/>
                <wp:positionH relativeFrom="column">
                  <wp:posOffset>4093885</wp:posOffset>
                </wp:positionH>
                <wp:positionV relativeFrom="paragraph">
                  <wp:posOffset>56301</wp:posOffset>
                </wp:positionV>
                <wp:extent cx="40320" cy="73080"/>
                <wp:effectExtent l="38100" t="38100" r="36195" b="41275"/>
                <wp:wrapNone/>
                <wp:docPr id="793322186" name="Ink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40320" cy="7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B60894" id="Ink 162" o:spid="_x0000_s1026" type="#_x0000_t75" style="position:absolute;margin-left:321.65pt;margin-top:3.75pt;width:4.55pt;height:7.15pt;z-index:2516582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">
                <v:imagedata r:id="rId124" o:title=""/>
              </v:shape>
            </w:pict>
          </mc:Fallback>
        </mc:AlternateContent>
      </w:r>
      <w:r w:rsidR="003014FE"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291" behindDoc="0" locked="0" layoutInCell="1" allowOverlap="1" wp14:anchorId="3FB27F73" wp14:editId="7DD89205">
                <wp:simplePos x="0" y="0"/>
                <wp:positionH relativeFrom="column">
                  <wp:posOffset>3940525</wp:posOffset>
                </wp:positionH>
                <wp:positionV relativeFrom="paragraph">
                  <wp:posOffset>100221</wp:posOffset>
                </wp:positionV>
                <wp:extent cx="329400" cy="2520"/>
                <wp:effectExtent l="38100" t="38100" r="39370" b="48895"/>
                <wp:wrapNone/>
                <wp:docPr id="302638171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32940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B616A0" id="Ink 127" o:spid="_x0000_s1026" type="#_x0000_t75" style="position:absolute;margin-left:309.6pt;margin-top:7.2pt;width:27.4pt;height:1.65pt;z-index:25165829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">
                <v:imagedata r:id="rId126" o:title=""/>
              </v:shape>
            </w:pict>
          </mc:Fallback>
        </mc:AlternateContent>
      </w:r>
      <w:r w:rsidR="003014FE"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289" behindDoc="0" locked="0" layoutInCell="1" allowOverlap="1" wp14:anchorId="197132C2" wp14:editId="3DB2A47E">
                <wp:simplePos x="0" y="0"/>
                <wp:positionH relativeFrom="column">
                  <wp:posOffset>3322765</wp:posOffset>
                </wp:positionH>
                <wp:positionV relativeFrom="paragraph">
                  <wp:posOffset>93021</wp:posOffset>
                </wp:positionV>
                <wp:extent cx="149760" cy="6480"/>
                <wp:effectExtent l="38100" t="38100" r="41275" b="44450"/>
                <wp:wrapNone/>
                <wp:docPr id="1490688925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14976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48F964" id="Ink 116" o:spid="_x0000_s1026" type="#_x0000_t75" style="position:absolute;margin-left:260.95pt;margin-top:6.55pt;width:13.25pt;height:2pt;z-index:2516582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">
                <v:imagedata r:id="rId128" o:title=""/>
              </v:shape>
            </w:pict>
          </mc:Fallback>
        </mc:AlternateContent>
      </w:r>
    </w:p>
    <w:p w14:paraId="41F1BF61" w14:textId="7F6B8665" w:rsidR="0018707E" w:rsidRPr="00071A58" w:rsidRDefault="003014FE" w:rsidP="00A70227">
      <w:pPr>
        <w:tabs>
          <w:tab w:val="right" w:pos="11664"/>
        </w:tabs>
        <w:rPr>
          <w:rFonts w:ascii="Times New Roman" w:eastAsia="Times New Roman" w:hAnsi="Times New Roman" w:cs="Times New Roman"/>
          <w:b/>
          <w:bCs/>
          <w:sz w:val="20"/>
          <w:szCs w:val="20"/>
          <w:lang w:eastAsia="zh-CN"/>
        </w:rPr>
      </w:pP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299" behindDoc="0" locked="0" layoutInCell="1" allowOverlap="1" wp14:anchorId="29DA8E87" wp14:editId="69D4BBDB">
                <wp:simplePos x="0" y="0"/>
                <wp:positionH relativeFrom="column">
                  <wp:posOffset>4871485</wp:posOffset>
                </wp:positionH>
                <wp:positionV relativeFrom="paragraph">
                  <wp:posOffset>99076</wp:posOffset>
                </wp:positionV>
                <wp:extent cx="1005480" cy="330480"/>
                <wp:effectExtent l="38100" t="38100" r="0" b="38100"/>
                <wp:wrapNone/>
                <wp:docPr id="2046732454" name="Ink 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1005480" cy="33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2D536A" id="Ink 230" o:spid="_x0000_s1026" type="#_x0000_t75" style="position:absolute;margin-left:382.9pt;margin-top:7.1pt;width:80.55pt;height:27.4pt;z-index:2516582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">
                <v:imagedata r:id="rId13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294" behindDoc="0" locked="0" layoutInCell="1" allowOverlap="1" wp14:anchorId="35496B59" wp14:editId="08961F22">
                <wp:simplePos x="0" y="0"/>
                <wp:positionH relativeFrom="column">
                  <wp:posOffset>3370580</wp:posOffset>
                </wp:positionH>
                <wp:positionV relativeFrom="paragraph">
                  <wp:posOffset>-358775</wp:posOffset>
                </wp:positionV>
                <wp:extent cx="1591310" cy="737235"/>
                <wp:effectExtent l="38100" t="38100" r="46990" b="37465"/>
                <wp:wrapNone/>
                <wp:docPr id="1574900453" name="Ink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1591310" cy="737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96CB29" id="Ink 199" o:spid="_x0000_s1026" type="#_x0000_t75" style="position:absolute;margin-left:264.7pt;margin-top:-28.95pt;width:126.7pt;height:59.45pt;z-index:2516582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">
                <v:imagedata r:id="rId13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290" behindDoc="0" locked="0" layoutInCell="1" allowOverlap="1" wp14:anchorId="4CB0E582" wp14:editId="683DAAB0">
                <wp:simplePos x="0" y="0"/>
                <wp:positionH relativeFrom="column">
                  <wp:posOffset>3156585</wp:posOffset>
                </wp:positionH>
                <wp:positionV relativeFrom="paragraph">
                  <wp:posOffset>-294005</wp:posOffset>
                </wp:positionV>
                <wp:extent cx="966470" cy="620395"/>
                <wp:effectExtent l="38100" t="38100" r="36830" b="40005"/>
                <wp:wrapNone/>
                <wp:docPr id="101474917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966470" cy="620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B3A356" id="Ink 126" o:spid="_x0000_s1026" type="#_x0000_t75" style="position:absolute;margin-left:247.85pt;margin-top:-23.85pt;width:77.5pt;height:50.25pt;z-index:2516582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">
                <v:imagedata r:id="rId134" o:title=""/>
              </v:shape>
            </w:pict>
          </mc:Fallback>
        </mc:AlternateContent>
      </w:r>
    </w:p>
    <w:p w14:paraId="4705393F" w14:textId="25D4018C" w:rsidR="0018707E" w:rsidRPr="00071A58" w:rsidRDefault="003014FE" w:rsidP="00A70227">
      <w:pPr>
        <w:tabs>
          <w:tab w:val="right" w:pos="11664"/>
        </w:tabs>
        <w:rPr>
          <w:rFonts w:ascii="Times New Roman" w:eastAsia="Times New Roman" w:hAnsi="Times New Roman" w:cs="Times New Roman"/>
          <w:b/>
          <w:bCs/>
          <w:sz w:val="20"/>
          <w:szCs w:val="20"/>
          <w:lang w:eastAsia="zh-CN"/>
        </w:rPr>
      </w:pP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301" behindDoc="0" locked="0" layoutInCell="1" allowOverlap="1" wp14:anchorId="427FF934" wp14:editId="630ACC2E">
                <wp:simplePos x="0" y="0"/>
                <wp:positionH relativeFrom="column">
                  <wp:posOffset>5407885</wp:posOffset>
                </wp:positionH>
                <wp:positionV relativeFrom="paragraph">
                  <wp:posOffset>85331</wp:posOffset>
                </wp:positionV>
                <wp:extent cx="63720" cy="130680"/>
                <wp:effectExtent l="38100" t="38100" r="0" b="34925"/>
                <wp:wrapNone/>
                <wp:docPr id="316707666" name="Ink 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63720" cy="13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0411D6" id="Ink 234" o:spid="_x0000_s1026" type="#_x0000_t75" style="position:absolute;margin-left:425.1pt;margin-top:6pt;width:6.4pt;height:11.75pt;z-index:25165830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">
                <v:imagedata r:id="rId13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295" behindDoc="0" locked="0" layoutInCell="1" allowOverlap="1" wp14:anchorId="39B54659" wp14:editId="7DAF14B4">
                <wp:simplePos x="0" y="0"/>
                <wp:positionH relativeFrom="column">
                  <wp:posOffset>4376485</wp:posOffset>
                </wp:positionH>
                <wp:positionV relativeFrom="paragraph">
                  <wp:posOffset>-71989</wp:posOffset>
                </wp:positionV>
                <wp:extent cx="468000" cy="252000"/>
                <wp:effectExtent l="38100" t="38100" r="40005" b="40640"/>
                <wp:wrapNone/>
                <wp:docPr id="1752795470" name="Ink 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468000" cy="25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BE72D3" id="Ink 201" o:spid="_x0000_s1026" type="#_x0000_t75" style="position:absolute;margin-left:343.9pt;margin-top:-6.35pt;width:38.25pt;height:21.3pt;z-index:25165829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">
                <v:imagedata r:id="rId138" o:title=""/>
              </v:shape>
            </w:pict>
          </mc:Fallback>
        </mc:AlternateContent>
      </w:r>
    </w:p>
    <w:p w14:paraId="6A7E3F6A" w14:textId="236A9069" w:rsidR="0018707E" w:rsidRPr="00071A58" w:rsidRDefault="00897B8B" w:rsidP="00A70227">
      <w:pPr>
        <w:tabs>
          <w:tab w:val="right" w:pos="11664"/>
        </w:tabs>
        <w:rPr>
          <w:rFonts w:ascii="Times New Roman" w:eastAsia="Times New Roman" w:hAnsi="Times New Roman" w:cs="Times New Roman"/>
          <w:b/>
          <w:bCs/>
          <w:sz w:val="20"/>
          <w:szCs w:val="20"/>
          <w:lang w:eastAsia="zh-CN"/>
        </w:rPr>
      </w:pP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419" behindDoc="0" locked="0" layoutInCell="1" allowOverlap="1" wp14:anchorId="34BF00F4" wp14:editId="71FC76C3">
                <wp:simplePos x="0" y="0"/>
                <wp:positionH relativeFrom="column">
                  <wp:posOffset>4750435</wp:posOffset>
                </wp:positionH>
                <wp:positionV relativeFrom="paragraph">
                  <wp:posOffset>-6985</wp:posOffset>
                </wp:positionV>
                <wp:extent cx="953500" cy="146970"/>
                <wp:effectExtent l="38100" t="38100" r="50165" b="43815"/>
                <wp:wrapNone/>
                <wp:docPr id="1262488925" name="Ink 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953500" cy="146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203AAB" id="Ink 483" o:spid="_x0000_s1026" type="#_x0000_t75" style="position:absolute;margin-left:373.35pt;margin-top:-1.25pt;width:76.5pt;height:12.95pt;z-index:25165841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">
                <v:imagedata r:id="rId140" o:title=""/>
              </v:shape>
            </w:pict>
          </mc:Fallback>
        </mc:AlternateContent>
      </w:r>
      <w:r w:rsidR="006C65A7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>Sampling:</w:t>
      </w:r>
    </w:p>
    <w:p w14:paraId="2DA1CB56" w14:textId="537CA6F8" w:rsidR="009E11E4" w:rsidRDefault="00C562EA" w:rsidP="009E11E4">
      <w:pPr>
        <w:tabs>
          <w:tab w:val="right" w:pos="11664"/>
        </w:tabs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</w:pPr>
      <w:r>
        <w:rPr>
          <w:rFonts w:ascii="Times New Roman" w:eastAsia="Times New Roman" w:hAnsi="Times New Roman" w:cs="Times New Roman"/>
          <w:bCs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318" behindDoc="0" locked="0" layoutInCell="1" allowOverlap="1" wp14:anchorId="74B3FE08" wp14:editId="44718EB6">
                <wp:simplePos x="0" y="0"/>
                <wp:positionH relativeFrom="column">
                  <wp:posOffset>4057650</wp:posOffset>
                </wp:positionH>
                <wp:positionV relativeFrom="paragraph">
                  <wp:posOffset>407035</wp:posOffset>
                </wp:positionV>
                <wp:extent cx="348135" cy="135615"/>
                <wp:effectExtent l="38100" t="38100" r="45720" b="42545"/>
                <wp:wrapNone/>
                <wp:docPr id="2067475213" name="Ink 4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348135" cy="135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175547" id="Ink 459" o:spid="_x0000_s1026" type="#_x0000_t75" style="position:absolute;margin-left:318.8pt;margin-top:31.35pt;width:28.8pt;height:12.1pt;z-index:2516583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">
                <v:imagedata r:id="rId14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Cs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317" behindDoc="0" locked="0" layoutInCell="1" allowOverlap="1" wp14:anchorId="4B6A0B25" wp14:editId="6545949E">
                <wp:simplePos x="0" y="0"/>
                <wp:positionH relativeFrom="column">
                  <wp:posOffset>3999925</wp:posOffset>
                </wp:positionH>
                <wp:positionV relativeFrom="paragraph">
                  <wp:posOffset>487998</wp:posOffset>
                </wp:positionV>
                <wp:extent cx="360" cy="360"/>
                <wp:effectExtent l="38100" t="38100" r="38100" b="38100"/>
                <wp:wrapNone/>
                <wp:docPr id="787624233" name="Ink 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62597D" id="Ink 445" o:spid="_x0000_s1026" type="#_x0000_t75" style="position:absolute;margin-left:314.25pt;margin-top:37.75pt;width:1.45pt;height:1.45pt;z-index:25165831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">
                <v:imagedata r:id="rId144" o:title=""/>
              </v:shape>
            </w:pict>
          </mc:Fallback>
        </mc:AlternateContent>
      </w:r>
      <w:r w:rsidR="001E6515">
        <w:rPr>
          <w:rFonts w:ascii="Times New Roman" w:eastAsia="Times New Roman" w:hAnsi="Times New Roman" w:cs="Times New Roman"/>
          <w:bCs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316" behindDoc="0" locked="0" layoutInCell="1" allowOverlap="1" wp14:anchorId="207FD80A" wp14:editId="0C85417C">
                <wp:simplePos x="0" y="0"/>
                <wp:positionH relativeFrom="column">
                  <wp:posOffset>4503420</wp:posOffset>
                </wp:positionH>
                <wp:positionV relativeFrom="paragraph">
                  <wp:posOffset>47625</wp:posOffset>
                </wp:positionV>
                <wp:extent cx="76695" cy="58550"/>
                <wp:effectExtent l="38100" t="38100" r="38100" b="43180"/>
                <wp:wrapNone/>
                <wp:docPr id="1053819572" name="Ink 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76695" cy="58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7254F4" id="Ink 444" o:spid="_x0000_s1026" type="#_x0000_t75" style="position:absolute;margin-left:353.9pt;margin-top:3.05pt;width:7.5pt;height:6pt;z-index:2516583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">
                <v:imagedata r:id="rId146" o:title=""/>
              </v:shape>
            </w:pict>
          </mc:Fallback>
        </mc:AlternateContent>
      </w:r>
      <w:r w:rsidR="001E6515">
        <w:rPr>
          <w:rFonts w:ascii="Times New Roman" w:eastAsia="Times New Roman" w:hAnsi="Times New Roman" w:cs="Times New Roman"/>
          <w:bCs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315" behindDoc="0" locked="0" layoutInCell="1" allowOverlap="1" wp14:anchorId="71D458BD" wp14:editId="78816E73">
                <wp:simplePos x="0" y="0"/>
                <wp:positionH relativeFrom="column">
                  <wp:posOffset>4381165</wp:posOffset>
                </wp:positionH>
                <wp:positionV relativeFrom="paragraph">
                  <wp:posOffset>-75042</wp:posOffset>
                </wp:positionV>
                <wp:extent cx="47520" cy="237600"/>
                <wp:effectExtent l="38100" t="38100" r="29210" b="41910"/>
                <wp:wrapNone/>
                <wp:docPr id="940712082" name="Ink 4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47520" cy="23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8670F8" id="Ink 425" o:spid="_x0000_s1026" type="#_x0000_t75" style="position:absolute;margin-left:344.25pt;margin-top:-6.6pt;width:5.15pt;height:20.1pt;z-index:2516583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">
                <v:imagedata r:id="rId148" o:title=""/>
              </v:shape>
            </w:pict>
          </mc:Fallback>
        </mc:AlternateContent>
      </w:r>
      <w:r w:rsidR="001E6515">
        <w:rPr>
          <w:rFonts w:ascii="Times New Roman" w:eastAsia="Times New Roman" w:hAnsi="Times New Roman" w:cs="Times New Roman"/>
          <w:bCs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314" behindDoc="0" locked="0" layoutInCell="1" allowOverlap="1" wp14:anchorId="1AC6E114" wp14:editId="388B006E">
                <wp:simplePos x="0" y="0"/>
                <wp:positionH relativeFrom="column">
                  <wp:posOffset>4071620</wp:posOffset>
                </wp:positionH>
                <wp:positionV relativeFrom="paragraph">
                  <wp:posOffset>-21590</wp:posOffset>
                </wp:positionV>
                <wp:extent cx="275465" cy="149860"/>
                <wp:effectExtent l="38100" t="38100" r="4445" b="40640"/>
                <wp:wrapNone/>
                <wp:docPr id="2027657291" name="Ink 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275465" cy="149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C1D90C" id="Ink 424" o:spid="_x0000_s1026" type="#_x0000_t75" style="position:absolute;margin-left:319.9pt;margin-top:-2.4pt;width:23.15pt;height:13.2pt;z-index:2516583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">
                <v:imagedata r:id="rId150" o:title=""/>
              </v:shape>
            </w:pict>
          </mc:Fallback>
        </mc:AlternateContent>
      </w:r>
      <w:r w:rsidR="001E6515">
        <w:rPr>
          <w:rFonts w:ascii="Times New Roman" w:eastAsia="Times New Roman" w:hAnsi="Times New Roman" w:cs="Times New Roman"/>
          <w:bCs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313" behindDoc="0" locked="0" layoutInCell="1" allowOverlap="1" wp14:anchorId="05CE54A3" wp14:editId="31A6C809">
                <wp:simplePos x="0" y="0"/>
                <wp:positionH relativeFrom="column">
                  <wp:posOffset>3968605</wp:posOffset>
                </wp:positionH>
                <wp:positionV relativeFrom="paragraph">
                  <wp:posOffset>-75402</wp:posOffset>
                </wp:positionV>
                <wp:extent cx="58680" cy="241200"/>
                <wp:effectExtent l="25400" t="38100" r="43180" b="38735"/>
                <wp:wrapNone/>
                <wp:docPr id="411390159" name="Ink 4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58680" cy="24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4AA194" id="Ink 413" o:spid="_x0000_s1026" type="#_x0000_t75" style="position:absolute;margin-left:311.8pt;margin-top:-6.65pt;width:6pt;height:20.45pt;z-index:2516583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">
                <v:imagedata r:id="rId152" o:title=""/>
              </v:shape>
            </w:pict>
          </mc:Fallback>
        </mc:AlternateContent>
      </w:r>
      <w:r w:rsidR="001E6515">
        <w:rPr>
          <w:rFonts w:ascii="Times New Roman" w:eastAsia="Times New Roman" w:hAnsi="Times New Roman" w:cs="Times New Roman"/>
          <w:bCs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312" behindDoc="0" locked="0" layoutInCell="1" allowOverlap="1" wp14:anchorId="5F465BE5" wp14:editId="2C9B8A45">
                <wp:simplePos x="0" y="0"/>
                <wp:positionH relativeFrom="column">
                  <wp:posOffset>3317875</wp:posOffset>
                </wp:positionH>
                <wp:positionV relativeFrom="paragraph">
                  <wp:posOffset>-66675</wp:posOffset>
                </wp:positionV>
                <wp:extent cx="567780" cy="221615"/>
                <wp:effectExtent l="38100" t="38100" r="29210" b="45085"/>
                <wp:wrapNone/>
                <wp:docPr id="1577837058" name="Ink 4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567780" cy="221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5BD0ED" id="Ink 412" o:spid="_x0000_s1026" type="#_x0000_t75" style="position:absolute;margin-left:260.55pt;margin-top:-5.95pt;width:46.1pt;height:18.85pt;z-index:251658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">
                <v:imagedata r:id="rId154" o:title=""/>
              </v:shape>
            </w:pict>
          </mc:Fallback>
        </mc:AlternateContent>
      </w:r>
      <w:r w:rsidR="001E6515">
        <w:rPr>
          <w:rFonts w:ascii="Times New Roman" w:eastAsia="Times New Roman" w:hAnsi="Times New Roman" w:cs="Times New Roman"/>
          <w:bCs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311" behindDoc="0" locked="0" layoutInCell="1" allowOverlap="1" wp14:anchorId="65173C05" wp14:editId="3C2AA41C">
                <wp:simplePos x="0" y="0"/>
                <wp:positionH relativeFrom="column">
                  <wp:posOffset>3067685</wp:posOffset>
                </wp:positionH>
                <wp:positionV relativeFrom="paragraph">
                  <wp:posOffset>-83185</wp:posOffset>
                </wp:positionV>
                <wp:extent cx="209865" cy="207645"/>
                <wp:effectExtent l="38100" t="38100" r="0" b="46355"/>
                <wp:wrapNone/>
                <wp:docPr id="325404357" name="Ink 3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209865" cy="207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B0D726" id="Ink 395" o:spid="_x0000_s1026" type="#_x0000_t75" style="position:absolute;margin-left:240.85pt;margin-top:-7.25pt;width:17.9pt;height:17.75pt;z-index:25165831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">
                <v:imagedata r:id="rId156" o:title=""/>
              </v:shape>
            </w:pict>
          </mc:Fallback>
        </mc:AlternateContent>
      </w:r>
      <w:r w:rsidR="00184CB0">
        <w:rPr>
          <w:rFonts w:ascii="Times New Roman" w:eastAsia="Times New Roman" w:hAnsi="Times New Roman" w:cs="Times New Roman"/>
          <w:bCs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310" behindDoc="0" locked="0" layoutInCell="1" allowOverlap="1" wp14:anchorId="481E6E18" wp14:editId="72D2460A">
                <wp:simplePos x="0" y="0"/>
                <wp:positionH relativeFrom="column">
                  <wp:posOffset>2430780</wp:posOffset>
                </wp:positionH>
                <wp:positionV relativeFrom="paragraph">
                  <wp:posOffset>-6985</wp:posOffset>
                </wp:positionV>
                <wp:extent cx="456315" cy="142875"/>
                <wp:effectExtent l="38100" t="38100" r="0" b="47625"/>
                <wp:wrapNone/>
                <wp:docPr id="118646630" name="Ink 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456315" cy="142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BD6CD6" id="Ink 388" o:spid="_x0000_s1026" type="#_x0000_t75" style="position:absolute;margin-left:190.7pt;margin-top:-1.25pt;width:37.35pt;height:12.65pt;z-index:2516583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">
                <v:imagedata r:id="rId158" o:title=""/>
              </v:shape>
            </w:pict>
          </mc:Fallback>
        </mc:AlternateContent>
      </w:r>
      <w:r w:rsidR="00184CB0">
        <w:rPr>
          <w:rFonts w:ascii="Times New Roman" w:eastAsia="Times New Roman" w:hAnsi="Times New Roman" w:cs="Times New Roman"/>
          <w:bCs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309" behindDoc="0" locked="0" layoutInCell="1" allowOverlap="1" wp14:anchorId="4419E215" wp14:editId="49FFC163">
                <wp:simplePos x="0" y="0"/>
                <wp:positionH relativeFrom="column">
                  <wp:posOffset>1611630</wp:posOffset>
                </wp:positionH>
                <wp:positionV relativeFrom="paragraph">
                  <wp:posOffset>-41275</wp:posOffset>
                </wp:positionV>
                <wp:extent cx="763940" cy="165100"/>
                <wp:effectExtent l="25400" t="38100" r="23495" b="38100"/>
                <wp:wrapNone/>
                <wp:docPr id="1909194818" name="Ink 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763940" cy="165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71BBC5" id="Ink 369" o:spid="_x0000_s1026" type="#_x0000_t75" style="position:absolute;margin-left:126.2pt;margin-top:-3.95pt;width:61.55pt;height:14.4pt;z-index:25165830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">
                <v:imagedata r:id="rId160" o:title=""/>
              </v:shape>
            </w:pict>
          </mc:Fallback>
        </mc:AlternateContent>
      </w:r>
      <w:r w:rsidR="009E11E4">
        <w:rPr>
          <w:rFonts w:ascii="Times New Roman" w:eastAsia="Times New Roman" w:hAnsi="Times New Roman" w:cs="Times New Roman"/>
          <w:bCs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308" behindDoc="0" locked="0" layoutInCell="1" allowOverlap="1" wp14:anchorId="6E64DFD3" wp14:editId="25250B37">
                <wp:simplePos x="0" y="0"/>
                <wp:positionH relativeFrom="column">
                  <wp:posOffset>549275</wp:posOffset>
                </wp:positionH>
                <wp:positionV relativeFrom="paragraph">
                  <wp:posOffset>-18415</wp:posOffset>
                </wp:positionV>
                <wp:extent cx="291305" cy="152825"/>
                <wp:effectExtent l="38100" t="38100" r="39370" b="38100"/>
                <wp:wrapNone/>
                <wp:docPr id="1803796606" name="Ink 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291305" cy="152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74EC31" id="Ink 352" o:spid="_x0000_s1026" type="#_x0000_t75" style="position:absolute;margin-left:42.55pt;margin-top:-2.15pt;width:24.4pt;height:13.45pt;z-index:2516583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">
                <v:imagedata r:id="rId16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>`</w:t>
      </w:r>
      <w:r w:rsidR="009E11E4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 xml:space="preserve">Original:            </w:t>
      </w:r>
      <w:proofErr w:type="gramStart"/>
      <w:r w:rsidR="009E11E4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 xml:space="preserve"> </w:t>
      </w:r>
      <w:r w:rsidR="00FB5F5F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 xml:space="preserve"> </w:t>
      </w:r>
      <w:r w:rsidR="00184CB0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>;</w:t>
      </w:r>
      <w:proofErr w:type="gramEnd"/>
      <w:r w:rsidR="00184CB0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 xml:space="preserve"> Sampled:                                               ; </w:t>
      </w:r>
      <w:r w:rsidR="001E6515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 xml:space="preserve">                                                   </w:t>
      </w:r>
      <m:oMath>
        <m:f>
          <m:fPr>
            <m:ctrlPr>
              <w:rPr>
                <w:rFonts w:ascii="Cambria Math" w:eastAsia="Times New Roman" w:hAnsi="Cambria Math" w:cs="Times New Roman"/>
                <w:bCs/>
                <w:i/>
                <w:sz w:val="20"/>
                <w:szCs w:val="20"/>
                <w:lang w:eastAsia="zh-CN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1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i/>
                    <w:sz w:val="20"/>
                    <w:szCs w:val="20"/>
                    <w:lang w:eastAsia="zh-C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eastAsia="zh-CN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eastAsia="zh-CN"/>
                  </w:rPr>
                  <m:t>s</m:t>
                </m:r>
              </m:sub>
            </m:sSub>
          </m:den>
        </m:f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bCs/>
                <w:i/>
                <w:sz w:val="20"/>
                <w:szCs w:val="20"/>
                <w:lang w:eastAsia="zh-CN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n=-∞</m:t>
            </m:r>
          </m:sub>
          <m:sup>
            <m: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∞</m:t>
            </m:r>
          </m:sup>
          <m:e>
            <m: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G</m:t>
            </m:r>
            <m:d>
              <m:dPr>
                <m:ctrlPr>
                  <w:rPr>
                    <w:rFonts w:ascii="Cambria Math" w:eastAsia="Times New Roman" w:hAnsi="Cambria Math" w:cs="Times New Roman"/>
                    <w:bCs/>
                    <w:i/>
                    <w:sz w:val="20"/>
                    <w:szCs w:val="20"/>
                    <w:lang w:eastAsia="zh-CN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eastAsia="zh-CN"/>
                  </w:rPr>
                  <m:t>f-n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sz w:val="20"/>
                        <w:szCs w:val="20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  <w:lang w:eastAsia="zh-CN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  <w:lang w:eastAsia="zh-CN"/>
                      </w:rPr>
                      <m:t>s</m:t>
                    </m:r>
                  </m:sub>
                </m:sSub>
              </m:e>
            </m:d>
            <m: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=</m:t>
            </m:r>
            <m:f>
              <m:fPr>
                <m:ctrlPr>
                  <w:rPr>
                    <w:rFonts w:ascii="Cambria Math" w:eastAsia="Times New Roman" w:hAnsi="Cambria Math" w:cs="Times New Roman"/>
                    <w:bCs/>
                    <w:i/>
                    <w:sz w:val="20"/>
                    <w:szCs w:val="20"/>
                    <w:lang w:eastAsia="zh-CN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eastAsia="zh-CN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sz w:val="20"/>
                        <w:szCs w:val="20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  <w:lang w:eastAsia="zh-CN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  <w:lang w:eastAsia="zh-CN"/>
                      </w:rPr>
                      <m:t>s</m:t>
                    </m:r>
                  </m:sub>
                </m:sSub>
              </m:den>
            </m:f>
            <m: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G(f-</m:t>
            </m:r>
            <m:f>
              <m:fPr>
                <m:ctrlPr>
                  <w:rPr>
                    <w:rFonts w:ascii="Cambria Math" w:eastAsia="Times New Roman" w:hAnsi="Cambria Math" w:cs="Times New Roman"/>
                    <w:bCs/>
                    <w:i/>
                    <w:sz w:val="20"/>
                    <w:szCs w:val="20"/>
                    <w:lang w:eastAsia="zh-CN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eastAsia="zh-CN"/>
                  </w:rPr>
                  <m:t>n</m:t>
                </m:r>
              </m:num>
              <m:den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sz w:val="20"/>
                        <w:szCs w:val="20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  <w:lang w:eastAsia="zh-CN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  <w:lang w:eastAsia="zh-CN"/>
                      </w:rPr>
                      <m:t>s</m:t>
                    </m:r>
                  </m:sub>
                </m:sSub>
              </m:den>
            </m:f>
            <m: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)</m:t>
            </m:r>
          </m:e>
        </m:nary>
      </m:oMath>
    </w:p>
    <w:p w14:paraId="51BE2073" w14:textId="7EDA9991" w:rsidR="00FB5F5F" w:rsidRDefault="0000383B" w:rsidP="00E8363E">
      <w:pPr>
        <w:tabs>
          <w:tab w:val="right" w:pos="11664"/>
        </w:tabs>
        <w:jc w:val="both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m:oMath>
        <m:r>
          <w:rPr>
            <w:rFonts w:ascii="Cambria Math" w:eastAsia="Times New Roman" w:hAnsi="Cambria Math" w:cs="Times New Roman"/>
            <w:sz w:val="20"/>
            <w:szCs w:val="20"/>
            <w:lang w:eastAsia="zh-CN"/>
          </w:rPr>
          <m:t>→</m:t>
        </m:r>
      </m:oMath>
      <w:r w:rsidR="00E8363E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 xml:space="preserve">For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sz w:val="20"/>
                <w:szCs w:val="20"/>
                <w:lang w:eastAsia="zh-C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s</m:t>
            </m:r>
          </m:sub>
        </m:sSub>
        <m:r>
          <w:rPr>
            <w:rFonts w:ascii="Cambria Math" w:eastAsia="Times New Roman" w:hAnsi="Cambria Math" w:cs="Times New Roman"/>
            <w:sz w:val="20"/>
            <w:szCs w:val="20"/>
            <w:lang w:eastAsia="zh-CN"/>
          </w:rPr>
          <m:t>≥2B</m:t>
        </m:r>
      </m:oMath>
      <w:r w:rsidR="00AD053B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 xml:space="preserve">, can recover </w:t>
      </w:r>
      <w:r w:rsidR="00FE0EC4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 xml:space="preserve">with Brick Wall Filter: </w:t>
      </w:r>
      <m:oMath>
        <m:r>
          <w:rPr>
            <w:rFonts w:ascii="Cambria Math" w:eastAsia="Times New Roman" w:hAnsi="Cambria Math" w:cs="Times New Roman"/>
            <w:sz w:val="20"/>
            <w:szCs w:val="20"/>
            <w:lang w:eastAsia="zh-CN"/>
          </w:rPr>
          <m:t>H</m:t>
        </m:r>
        <m:d>
          <m:dPr>
            <m:ctrlPr>
              <w:rPr>
                <w:rFonts w:ascii="Cambria Math" w:eastAsia="Times New Roman" w:hAnsi="Cambria Math" w:cs="Times New Roman"/>
                <w:bCs/>
                <w:i/>
                <w:sz w:val="20"/>
                <w:szCs w:val="20"/>
                <w:lang w:eastAsia="zh-CN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f</m:t>
            </m:r>
          </m:e>
        </m:d>
        <m:r>
          <w:rPr>
            <w:rFonts w:ascii="Cambria Math" w:eastAsia="Times New Roman" w:hAnsi="Cambria Math" w:cs="Times New Roman"/>
            <w:sz w:val="20"/>
            <w:szCs w:val="20"/>
            <w:lang w:eastAsia="zh-CN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sz w:val="20"/>
                <w:szCs w:val="20"/>
                <w:lang w:eastAsia="zh-C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s</m:t>
            </m:r>
          </m:sub>
        </m:sSub>
        <m:r>
          <w:rPr>
            <w:rFonts w:ascii="Cambria Math" w:eastAsia="Times New Roman" w:hAnsi="Cambria Math" w:cs="Times New Roman"/>
            <w:sz w:val="20"/>
            <w:szCs w:val="20"/>
            <w:lang w:val="el-GR" w:eastAsia="zh-CN"/>
          </w:rPr>
          <m:t>Π</m:t>
        </m:r>
        <m:d>
          <m:dPr>
            <m:ctrlPr>
              <w:rPr>
                <w:rFonts w:ascii="Cambria Math" w:eastAsia="Times New Roman" w:hAnsi="Cambria Math" w:cs="Times New Roman"/>
                <w:bCs/>
                <w:i/>
                <w:sz w:val="20"/>
                <w:szCs w:val="20"/>
                <w:lang w:eastAsia="zh-CN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Times New Roman"/>
                    <w:bCs/>
                    <w:i/>
                    <w:sz w:val="20"/>
                    <w:szCs w:val="20"/>
                    <w:lang w:eastAsia="zh-CN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eastAsia="zh-CN"/>
                  </w:rPr>
                  <m:t>f</m:t>
                </m:r>
              </m:num>
              <m:den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eastAsia="zh-CN"/>
                  </w:rPr>
                  <m:t>2B</m:t>
                </m:r>
              </m:den>
            </m:f>
          </m:e>
        </m:d>
        <m:r>
          <w:rPr>
            <w:rFonts w:ascii="Cambria Math" w:eastAsia="Times New Roman" w:hAnsi="Cambria Math" w:cs="Times New Roman"/>
            <w:sz w:val="20"/>
            <w:szCs w:val="20"/>
            <w:lang w:eastAsia="zh-CN"/>
          </w:rPr>
          <m:t>→H</m:t>
        </m:r>
        <m:d>
          <m:dPr>
            <m:ctrlPr>
              <w:rPr>
                <w:rFonts w:ascii="Cambria Math" w:eastAsia="Times New Roman" w:hAnsi="Cambria Math" w:cs="Times New Roman"/>
                <w:bCs/>
                <w:i/>
                <w:sz w:val="20"/>
                <w:szCs w:val="20"/>
                <w:lang w:eastAsia="zh-CN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f</m:t>
            </m:r>
          </m:e>
        </m:d>
      </m:oMath>
      <w:r w:rsidR="00C562EA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 xml:space="preserve">                = </w:t>
      </w:r>
      <m:oMath>
        <m:r>
          <w:rPr>
            <w:rFonts w:ascii="Cambria Math" w:eastAsia="Times New Roman" w:hAnsi="Cambria Math" w:cs="Times New Roman"/>
            <w:sz w:val="20"/>
            <w:szCs w:val="20"/>
            <w:lang w:eastAsia="zh-CN"/>
          </w:rPr>
          <m:t>G(f)</m:t>
        </m:r>
      </m:oMath>
      <w:r w:rsidR="00287691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 xml:space="preserve">, </w:t>
      </w:r>
      <m:oMath>
        <m:r>
          <w:rPr>
            <w:rFonts w:ascii="Cambria Math" w:eastAsia="Times New Roman" w:hAnsi="Cambria Math" w:cs="Times New Roman"/>
            <w:sz w:val="20"/>
            <w:szCs w:val="20"/>
            <w:lang w:eastAsia="zh-CN"/>
          </w:rPr>
          <m:t>h</m:t>
        </m:r>
        <m:d>
          <m:dPr>
            <m:ctrlPr>
              <w:rPr>
                <w:rFonts w:ascii="Cambria Math" w:eastAsia="Times New Roman" w:hAnsi="Cambria Math" w:cs="Times New Roman"/>
                <w:bCs/>
                <w:i/>
                <w:sz w:val="20"/>
                <w:szCs w:val="20"/>
                <w:lang w:eastAsia="zh-CN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t</m:t>
            </m:r>
          </m:e>
        </m:d>
        <m:r>
          <w:rPr>
            <w:rFonts w:ascii="Cambria Math" w:eastAsia="Times New Roman" w:hAnsi="Cambria Math" w:cs="Times New Roman"/>
            <w:sz w:val="20"/>
            <w:szCs w:val="20"/>
            <w:lang w:eastAsia="zh-CN"/>
          </w:rPr>
          <m:t>=sinc</m:t>
        </m:r>
        <m:d>
          <m:dPr>
            <m:ctrlPr>
              <w:rPr>
                <w:rFonts w:ascii="Cambria Math" w:eastAsia="Times New Roman" w:hAnsi="Cambria Math" w:cs="Times New Roman"/>
                <w:bCs/>
                <w:i/>
                <w:sz w:val="20"/>
                <w:szCs w:val="20"/>
                <w:lang w:eastAsia="zh-CN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2</m:t>
            </m:r>
            <m:r>
              <w:rPr>
                <w:rFonts w:ascii="Cambria Math" w:eastAsia="Times New Roman" w:hAnsi="Cambria Math" w:cs="Times New Roman"/>
                <w:sz w:val="20"/>
                <w:szCs w:val="20"/>
                <w:lang w:val="el-GR" w:eastAsia="zh-CN"/>
              </w:rPr>
              <m:t>π</m:t>
            </m:r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Bt</m:t>
            </m:r>
            <m:ctrlPr>
              <w:rPr>
                <w:rFonts w:ascii="Cambria Math" w:eastAsia="Times New Roman" w:hAnsi="Cambria Math" w:cs="Times New Roman"/>
                <w:bCs/>
                <w:i/>
                <w:sz w:val="20"/>
                <w:szCs w:val="20"/>
              </w:rPr>
            </m:ctrlPr>
          </m:e>
        </m:d>
      </m:oMath>
    </w:p>
    <w:p w14:paraId="21AD74C7" w14:textId="50F73EAA" w:rsidR="006D7193" w:rsidRPr="00A800EE" w:rsidRDefault="00033C40" w:rsidP="00E8363E">
      <w:pPr>
        <w:tabs>
          <w:tab w:val="right" w:pos="11664"/>
        </w:tabs>
        <w:jc w:val="both"/>
        <w:rPr>
          <w:rFonts w:ascii="Times New Roman" w:eastAsia="Times New Roman" w:hAnsi="Times New Roman" w:cs="Times New Roman"/>
          <w:bCs/>
          <w:i/>
          <w:sz w:val="20"/>
          <w:szCs w:val="20"/>
          <w:lang w:eastAsia="zh-CN"/>
        </w:rPr>
      </w:pPr>
      <m:oMathPara>
        <m:oMath>
          <m:r>
            <w:rPr>
              <w:rFonts w:ascii="Cambria Math" w:eastAsia="Times New Roman" w:hAnsi="Cambria Math" w:cs="Times New Roman"/>
              <w:sz w:val="20"/>
              <w:szCs w:val="20"/>
              <w:lang w:eastAsia="zh-CN"/>
            </w:rPr>
            <m:t>→g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eastAsia="zh-CN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eastAsia="zh-CN"/>
                </w:rPr>
                <m:t>t</m:t>
              </m:r>
            </m:e>
          </m:d>
          <m:r>
            <w:rPr>
              <w:rFonts w:ascii="Cambria Math" w:eastAsia="Times New Roman" w:hAnsi="Cambria Math" w:cs="Times New Roman"/>
              <w:sz w:val="20"/>
              <w:szCs w:val="20"/>
              <w:lang w:eastAsia="zh-CN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bCs/>
                  <w:i/>
                  <w:sz w:val="20"/>
                  <w:szCs w:val="20"/>
                  <w:lang w:eastAsia="zh-CN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eastAsia="zh-CN"/>
                </w:rPr>
                <m:t>n</m:t>
              </m:r>
            </m:sub>
            <m:sup>
              <m:r>
                <w:rPr>
                  <w:rFonts w:ascii="Cambria Math" w:eastAsia="Times New Roman" w:hAnsi="Cambria Math" w:cs="Times New Roman"/>
                  <w:sz w:val="20"/>
                  <w:szCs w:val="20"/>
                  <w:lang w:eastAsia="zh-CN"/>
                </w:rPr>
                <m:t>∞</m:t>
              </m:r>
            </m:sup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  <w:lang w:eastAsia="zh-CN"/>
                </w:rPr>
                <m:t>g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eastAsia="zh-CN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eastAsia="zh-CN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20"/>
                          <w:szCs w:val="20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eastAsia="zh-C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  <w:lang w:eastAsia="zh-CN"/>
                        </w:rPr>
                        <m:t>s</m:t>
                      </m:r>
                    </m:sub>
                  </m:sSub>
                </m:e>
              </m:d>
              <m:r>
                <w:rPr>
                  <w:rFonts w:ascii="Cambria Math" w:eastAsia="Times New Roman" w:hAnsi="Cambria Math" w:cs="Times New Roman"/>
                  <w:sz w:val="20"/>
                  <w:szCs w:val="20"/>
                  <w:lang w:eastAsia="zh-CN"/>
                </w:rPr>
                <m:t>sinc(2</m:t>
              </m:r>
              <m:r>
                <w:rPr>
                  <w:rFonts w:ascii="Cambria Math" w:eastAsia="Times New Roman" w:hAnsi="Cambria Math" w:cs="Times New Roman"/>
                  <w:sz w:val="20"/>
                  <w:szCs w:val="20"/>
                  <w:lang w:val="el-GR"/>
                </w:rPr>
                <m:t>π</m:t>
              </m:r>
              <m:r>
                <w:rPr>
                  <w:rFonts w:ascii="Cambria Math" w:eastAsia="Times New Roman" w:hAnsi="Cambria Math" w:cs="Times New Roman"/>
                  <w:sz w:val="20"/>
                  <w:szCs w:val="20"/>
                  <w:lang w:eastAsia="zh-CN"/>
                </w:rPr>
                <m:t>B</m:t>
              </m:r>
              <m:r>
                <w:rPr>
                  <w:rFonts w:ascii="Cambria Math" w:eastAsia="Times New Roman" w:hAnsi="Cambria Math" w:cs="Times New Roman"/>
                  <w:sz w:val="20"/>
                  <w:szCs w:val="20"/>
                  <w:lang w:eastAsia="zh-TW"/>
                </w:rPr>
                <m:t>(t-n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0"/>
                      <w:szCs w:val="20"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eastAsia="zh-TW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eastAsia="zh-TW"/>
                    </w:rPr>
                    <m:t>s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  <w:lang w:eastAsia="zh-TW"/>
                </w:rPr>
                <m:t>)</m:t>
              </m:r>
            </m:e>
          </m:nary>
          <m:r>
            <w:rPr>
              <w:rFonts w:ascii="Cambria Math" w:eastAsia="Times New Roman" w:hAnsi="Cambria Math" w:cs="Times New Roman"/>
              <w:sz w:val="20"/>
              <w:szCs w:val="20"/>
              <w:lang w:eastAsia="zh-CN"/>
            </w:rPr>
            <m:t>)</m:t>
          </m:r>
        </m:oMath>
      </m:oMathPara>
    </w:p>
    <w:p w14:paraId="15EBABA8" w14:textId="70E008FD" w:rsidR="00746BD4" w:rsidRDefault="00B716E8" w:rsidP="00E8363E">
      <w:pPr>
        <w:tabs>
          <w:tab w:val="right" w:pos="11664"/>
        </w:tabs>
        <w:jc w:val="both"/>
        <w:rPr>
          <w:rFonts w:ascii="Times New Roman" w:eastAsia="Times New Roman" w:hAnsi="Times New Roman" w:cs="Times New Roman"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Cs/>
          <w:sz w:val="20"/>
          <w:szCs w:val="20"/>
        </w:rPr>
        <w:t>Equalizer</w:t>
      </w:r>
      <w:r w:rsidR="0060281C">
        <w:rPr>
          <w:rFonts w:ascii="Times New Roman" w:eastAsia="Times New Roman" w:hAnsi="Times New Roman" w:cs="Times New Roman"/>
          <w:iCs/>
          <w:sz w:val="20"/>
          <w:szCs w:val="20"/>
        </w:rPr>
        <w:t xml:space="preserve">: undo </w:t>
      </w:r>
      <w:r w:rsidR="00E3267E">
        <w:rPr>
          <w:rFonts w:ascii="Times New Roman" w:eastAsia="Times New Roman" w:hAnsi="Times New Roman" w:cs="Times New Roman"/>
          <w:iCs/>
          <w:sz w:val="20"/>
          <w:szCs w:val="20"/>
        </w:rPr>
        <w:t>distortion and remove copies of LPF</w:t>
      </w:r>
      <w:r w:rsidR="00033C40">
        <w:rPr>
          <w:rFonts w:ascii="Times New Roman" w:eastAsia="Times New Roman" w:hAnsi="Times New Roman" w:cs="Times New Roman"/>
          <w:iCs/>
          <w:sz w:val="20"/>
          <w:szCs w:val="20"/>
        </w:rPr>
        <w:t xml:space="preserve">: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0"/>
            <w:szCs w:val="20"/>
          </w:rPr>
          <m:t>E</m:t>
        </m:r>
        <m:d>
          <m:dPr>
            <m:ctrlPr>
              <w:rPr>
                <w:rFonts w:ascii="Cambria Math" w:eastAsia="Times New Roman" w:hAnsi="Cambria Math" w:cs="Times New Roman"/>
                <w:iCs/>
                <w:sz w:val="20"/>
                <w:szCs w:val="20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f</m:t>
            </m:r>
            <m:ctrlPr>
              <w:rPr>
                <w:rFonts w:ascii="Cambria Math" w:eastAsia="Times New Roman" w:hAnsi="Cambria Math" w:cs="Times New Roman"/>
                <w:i/>
                <w:iCs/>
                <w:sz w:val="20"/>
                <w:szCs w:val="20"/>
              </w:rPr>
            </m:ctrlPr>
          </m:e>
        </m:d>
        <m:r>
          <m:rPr>
            <m:sty m:val="p"/>
          </m:rPr>
          <w:rPr>
            <w:rFonts w:ascii="Cambria Math" w:eastAsia="Times New Roman" w:hAnsi="Cambria Math" w:cs="Times New Roman"/>
            <w:sz w:val="20"/>
            <w:szCs w:val="20"/>
          </w:rPr>
          <m:t>⋅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Cs/>
                <w:sz w:val="20"/>
                <w:szCs w:val="20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G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iCs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f</m:t>
                </m:r>
              </m:e>
            </m:d>
          </m:e>
        </m:acc>
        <m:r>
          <w:rPr>
            <w:rFonts w:ascii="Cambria Math" w:eastAsia="Times New Roman" w:hAnsi="Cambria Math" w:cs="Times New Roman"/>
            <w:sz w:val="20"/>
            <w:szCs w:val="20"/>
          </w:rPr>
          <m:t>=G</m:t>
        </m:r>
        <m:d>
          <m:dPr>
            <m:ctrlPr>
              <w:rPr>
                <w:rFonts w:ascii="Cambria Math" w:eastAsia="Times New Roman" w:hAnsi="Cambria Math" w:cs="Times New Roman"/>
                <w:i/>
                <w:iCs/>
                <w:sz w:val="20"/>
                <w:szCs w:val="20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f</m:t>
            </m:r>
          </m:e>
        </m:d>
        <m:sSup>
          <m:sSupPr>
            <m:ctrlPr>
              <w:rPr>
                <w:rFonts w:ascii="Cambria Math" w:eastAsia="Times New Roman" w:hAnsi="Cambria Math" w:cs="Times New Roman"/>
                <w:i/>
                <w:iCs/>
                <w:sz w:val="20"/>
                <w:szCs w:val="20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-j2</m:t>
            </m:r>
            <m:r>
              <w:rPr>
                <w:rFonts w:ascii="Cambria Math" w:eastAsia="Times New Roman" w:hAnsi="Cambria Math" w:cs="Times New Roman"/>
                <w:sz w:val="20"/>
                <w:szCs w:val="20"/>
                <w:lang w:val="el-GR"/>
              </w:rPr>
              <m:t>π</m:t>
            </m:r>
            <m:r>
              <w:rPr>
                <w:rFonts w:ascii="Cambria Math" w:eastAsia="Times New Roman" w:hAnsi="Cambria Math" w:cs="Times New Roman"/>
                <w:sz w:val="20"/>
                <w:szCs w:val="20"/>
                <w:lang w:eastAsia="zh-TW"/>
              </w:rPr>
              <m:t>f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0"/>
                    <w:szCs w:val="20"/>
                    <w:lang w:eastAsia="zh-TW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eastAsia="zh-TW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eastAsia="zh-TW"/>
                  </w:rPr>
                  <m:t>0</m:t>
                </m:r>
              </m:sub>
            </m:sSub>
          </m:sup>
        </m:sSup>
        <m:r>
          <w:rPr>
            <w:rFonts w:ascii="Cambria Math" w:eastAsia="Times New Roman" w:hAnsi="Cambria Math" w:cs="Times New Roman"/>
            <w:sz w:val="20"/>
            <w:szCs w:val="20"/>
          </w:rPr>
          <m:t>=E</m:t>
        </m:r>
        <m:d>
          <m:dPr>
            <m:ctrlPr>
              <w:rPr>
                <w:rFonts w:ascii="Cambria Math" w:eastAsia="Times New Roman" w:hAnsi="Cambria Math" w:cs="Times New Roman"/>
                <w:i/>
                <w:iCs/>
                <w:sz w:val="20"/>
                <w:szCs w:val="20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f</m:t>
            </m:r>
          </m:e>
        </m:d>
        <m:r>
          <w:rPr>
            <w:rFonts w:ascii="Cambria Math" w:eastAsia="Times New Roman" w:hAnsi="Cambria Math" w:cs="Times New Roman"/>
            <w:sz w:val="20"/>
            <w:szCs w:val="20"/>
          </w:rPr>
          <m:t>P(f)</m:t>
        </m:r>
        <m:f>
          <m:fPr>
            <m:ctrlPr>
              <w:rPr>
                <w:rFonts w:ascii="Cambria Math" w:eastAsia="Times New Roman" w:hAnsi="Cambria Math" w:cs="Times New Roman"/>
                <w:i/>
                <w:iCs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1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s</m:t>
                </m:r>
              </m:sub>
            </m:sSub>
          </m:den>
        </m:f>
        <m:nary>
          <m:naryPr>
            <m:chr m:val="∑"/>
            <m:limLoc m:val="undOvr"/>
            <m:supHide m:val="1"/>
            <m:ctrlPr>
              <w:rPr>
                <w:rFonts w:ascii="Cambria Math" w:eastAsia="Times New Roman" w:hAnsi="Cambria Math" w:cs="Times New Roman"/>
                <w:i/>
                <w:iCs/>
                <w:sz w:val="20"/>
                <w:szCs w:val="20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n</m:t>
            </m:r>
          </m:sub>
          <m:sup/>
          <m:e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G(f-n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s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)</m:t>
            </m:r>
          </m:e>
        </m:nary>
      </m:oMath>
      <w:r w:rsidR="00773C0F">
        <w:rPr>
          <w:rFonts w:ascii="Times New Roman" w:eastAsia="Times New Roman" w:hAnsi="Times New Roman" w:cs="Times New Roman"/>
          <w:iCs/>
          <w:sz w:val="20"/>
          <w:szCs w:val="20"/>
        </w:rPr>
        <w:t xml:space="preserve">; </w:t>
      </w:r>
    </w:p>
    <w:p w14:paraId="7ADA2967" w14:textId="2133B2C4" w:rsidR="00A800EE" w:rsidRPr="00B716E8" w:rsidRDefault="000043A1" w:rsidP="005628AC">
      <w:pPr>
        <w:tabs>
          <w:tab w:val="right" w:pos="11664"/>
        </w:tabs>
        <w:spacing w:line="240" w:lineRule="auto"/>
        <w:jc w:val="both"/>
        <w:rPr>
          <w:rFonts w:ascii="Times New Roman" w:eastAsia="Times New Roman" w:hAnsi="Times New Roman" w:cs="Times New Roman"/>
          <w:iCs/>
          <w:sz w:val="20"/>
          <w:szCs w:val="20"/>
        </w:rPr>
      </w:pPr>
      <m:oMathPara>
        <m:oMath>
          <m:r>
            <w:rPr>
              <w:rFonts w:ascii="Cambria Math" w:eastAsia="Times New Roman" w:hAnsi="Cambria Math" w:cs="Times New Roman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iCs/>
                  <w:sz w:val="20"/>
                  <w:szCs w:val="20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f</m:t>
              </m:r>
            </m:e>
          </m:d>
          <m:r>
            <w:rPr>
              <w:rFonts w:ascii="Cambria Math" w:eastAsia="Times New Roman" w:hAnsi="Cambria Math" w:cs="Times New Roman"/>
              <w:sz w:val="20"/>
              <w:szCs w:val="20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iCs/>
                  <w:sz w:val="20"/>
                  <w:szCs w:val="20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0"/>
                      <w:szCs w:val="20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</w:rPr>
                        <m:t>s</m:t>
                      </m:r>
                    </m:sub>
                  </m:sSub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sz w:val="20"/>
                          <w:szCs w:val="20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</w:rPr>
                            <m:t>-j2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val="el-GR"/>
                            </w:rPr>
                            <m:t>π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  <w:lang w:eastAsia="zh-TW"/>
                            </w:rPr>
                            <m:t>f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iCs/>
                                  <w:sz w:val="20"/>
                                  <w:szCs w:val="20"/>
                                  <w:lang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0"/>
                                  <w:szCs w:val="20"/>
                                  <w:lang w:eastAsia="zh-TW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0"/>
                                  <w:szCs w:val="20"/>
                                  <w:lang w:eastAsia="zh-TW"/>
                                </w:rPr>
                                <m:t>0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</w:rPr>
                        <m:t>P(f)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 xml:space="preserve">, 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</w:rPr>
                        <m:t>f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&lt;B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flexible, B≤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</w:rPr>
                        <m:t>f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≤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</w:rPr>
                        <m:t>s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-B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 xml:space="preserve">0, 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</w:rPr>
                        <m:t>f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≥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0"/>
                          <w:szCs w:val="20"/>
                        </w:rPr>
                        <m:t>s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 xml:space="preserve">-B </m:t>
                  </m:r>
                </m:e>
              </m:eqArr>
            </m:e>
          </m:d>
        </m:oMath>
      </m:oMathPara>
    </w:p>
    <w:p w14:paraId="495A90C7" w14:textId="64826BF9" w:rsidR="007C1B19" w:rsidRPr="00AC7B4E" w:rsidRDefault="00C76AFA" w:rsidP="005628AC">
      <w:pPr>
        <w:tabs>
          <w:tab w:val="right" w:pos="11664"/>
        </w:tabs>
        <w:spacing w:line="240" w:lineRule="auto"/>
        <w:jc w:val="both"/>
        <w:rPr>
          <w:rFonts w:ascii="Times New Roman" w:eastAsia="Times New Roman" w:hAnsi="Times New Roman" w:cs="Times New Roman"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 xml:space="preserve">MODULATIONS: </w:t>
      </w:r>
      <w:r w:rsidR="00B61188" w:rsidRPr="00AC7B4E">
        <w:rPr>
          <w:rFonts w:ascii="Times New Roman" w:eastAsia="Times New Roman" w:hAnsi="Times New Roman" w:cs="Times New Roman"/>
          <w:iCs/>
          <w:sz w:val="20"/>
          <w:szCs w:val="20"/>
        </w:rPr>
        <w:t>P</w:t>
      </w:r>
      <w:r w:rsidR="00C22A19" w:rsidRPr="00AC7B4E">
        <w:rPr>
          <w:rFonts w:ascii="Times New Roman" w:eastAsia="Times New Roman" w:hAnsi="Times New Roman" w:cs="Times New Roman"/>
          <w:iCs/>
          <w:sz w:val="20"/>
          <w:szCs w:val="20"/>
        </w:rPr>
        <w:t xml:space="preserve">ulse </w:t>
      </w:r>
      <w:r w:rsidR="00B61188" w:rsidRPr="00AC7B4E">
        <w:rPr>
          <w:rFonts w:ascii="Times New Roman" w:eastAsia="Times New Roman" w:hAnsi="Times New Roman" w:cs="Times New Roman"/>
          <w:iCs/>
          <w:sz w:val="20"/>
          <w:szCs w:val="20"/>
        </w:rPr>
        <w:t>A</w:t>
      </w:r>
      <w:r w:rsidR="00C22A19" w:rsidRPr="00AC7B4E">
        <w:rPr>
          <w:rFonts w:ascii="Times New Roman" w:eastAsia="Times New Roman" w:hAnsi="Times New Roman" w:cs="Times New Roman"/>
          <w:iCs/>
          <w:sz w:val="20"/>
          <w:szCs w:val="20"/>
        </w:rPr>
        <w:t xml:space="preserve">mplitude </w:t>
      </w:r>
      <w:r w:rsidR="008421C5" w:rsidRPr="00AC7B4E">
        <w:rPr>
          <w:rFonts w:ascii="Times New Roman" w:eastAsia="Times New Roman" w:hAnsi="Times New Roman" w:cs="Times New Roman"/>
          <w:iCs/>
          <w:sz w:val="20"/>
          <w:szCs w:val="20"/>
        </w:rPr>
        <w:t>M</w:t>
      </w:r>
      <w:r w:rsidR="00C22A19" w:rsidRPr="00AC7B4E">
        <w:rPr>
          <w:rFonts w:ascii="Times New Roman" w:eastAsia="Times New Roman" w:hAnsi="Times New Roman" w:cs="Times New Roman"/>
          <w:iCs/>
          <w:sz w:val="20"/>
          <w:szCs w:val="20"/>
        </w:rPr>
        <w:t>odulation</w:t>
      </w:r>
      <w:r w:rsidR="008421C5" w:rsidRPr="00AC7B4E">
        <w:rPr>
          <w:rFonts w:ascii="Times New Roman" w:eastAsia="Times New Roman" w:hAnsi="Times New Roman" w:cs="Times New Roman"/>
          <w:iCs/>
          <w:sz w:val="20"/>
          <w:szCs w:val="20"/>
        </w:rPr>
        <w:t xml:space="preserve"> (pulse amplitude is signal amplitude); </w:t>
      </w:r>
      <w:r w:rsidR="00136B81" w:rsidRPr="00AC7B4E">
        <w:rPr>
          <w:rFonts w:ascii="Times New Roman" w:eastAsia="Times New Roman" w:hAnsi="Times New Roman" w:cs="Times New Roman"/>
          <w:iCs/>
          <w:sz w:val="20"/>
          <w:szCs w:val="20"/>
        </w:rPr>
        <w:t>P</w:t>
      </w:r>
      <w:r w:rsidR="00C22A19" w:rsidRPr="00AC7B4E">
        <w:rPr>
          <w:rFonts w:ascii="Times New Roman" w:eastAsia="Times New Roman" w:hAnsi="Times New Roman" w:cs="Times New Roman"/>
          <w:iCs/>
          <w:sz w:val="20"/>
          <w:szCs w:val="20"/>
        </w:rPr>
        <w:t>ule Width Modulation (</w:t>
      </w:r>
      <w:r w:rsidR="00E375E0" w:rsidRPr="00AC7B4E">
        <w:rPr>
          <w:rFonts w:ascii="Times New Roman" w:eastAsia="Times New Roman" w:hAnsi="Times New Roman" w:cs="Times New Roman"/>
          <w:iCs/>
          <w:sz w:val="20"/>
          <w:szCs w:val="20"/>
        </w:rPr>
        <w:t>same location, different widths); Pulse Position Modulation (same widths, different positions)</w:t>
      </w:r>
      <w:r w:rsidR="00667A01" w:rsidRPr="00AC7B4E">
        <w:rPr>
          <w:rFonts w:ascii="Times New Roman" w:eastAsia="Times New Roman" w:hAnsi="Times New Roman" w:cs="Times New Roman"/>
          <w:iCs/>
          <w:sz w:val="20"/>
          <w:szCs w:val="20"/>
        </w:rPr>
        <w:t xml:space="preserve">; </w:t>
      </w:r>
      <w:r w:rsidR="007E06B8" w:rsidRPr="00AC7B4E">
        <w:rPr>
          <w:rFonts w:ascii="Times New Roman" w:eastAsia="Times New Roman" w:hAnsi="Times New Roman" w:cs="Times New Roman"/>
          <w:iCs/>
          <w:sz w:val="20"/>
          <w:szCs w:val="20"/>
        </w:rPr>
        <w:t>Pulse Code Modulation (</w:t>
      </w:r>
      <w:r w:rsidR="00D06DB6" w:rsidRPr="00AC7B4E">
        <w:rPr>
          <w:rFonts w:ascii="Times New Roman" w:eastAsia="Times New Roman" w:hAnsi="Times New Roman" w:cs="Times New Roman"/>
          <w:iCs/>
          <w:sz w:val="20"/>
          <w:szCs w:val="20"/>
        </w:rPr>
        <w:t xml:space="preserve">analog signal quantized over a </w:t>
      </w:r>
      <w:r w:rsidR="00AC7B4E" w:rsidRPr="00AC7B4E">
        <w:rPr>
          <w:rFonts w:ascii="Times New Roman" w:eastAsia="Times New Roman" w:hAnsi="Times New Roman" w:cs="Times New Roman"/>
          <w:iCs/>
          <w:sz w:val="20"/>
          <w:szCs w:val="20"/>
        </w:rPr>
        <w:t>range) …</w:t>
      </w:r>
      <w:r w:rsidR="00AC7B4E">
        <w:rPr>
          <w:rFonts w:ascii="Times New Roman" w:eastAsia="Times New Roman" w:hAnsi="Times New Roman" w:cs="Times New Roman"/>
          <w:iCs/>
          <w:sz w:val="20"/>
          <w:szCs w:val="20"/>
        </w:rPr>
        <w:t xml:space="preserve"> </w:t>
      </w:r>
      <w:r w:rsidR="007A3CAE" w:rsidRPr="00AC7B4E">
        <w:rPr>
          <w:rFonts w:ascii="Times New Roman" w:eastAsia="Times New Roman" w:hAnsi="Times New Roman" w:cs="Times New Roman"/>
          <w:iCs/>
          <w:sz w:val="20"/>
          <w:szCs w:val="20"/>
        </w:rPr>
        <w:t xml:space="preserve">mapped </w:t>
      </w:r>
      <w:r w:rsidR="00F659EC" w:rsidRPr="00AC7B4E">
        <w:rPr>
          <w:rFonts w:ascii="Times New Roman" w:eastAsia="Times New Roman" w:hAnsi="Times New Roman" w:cs="Times New Roman"/>
          <w:iCs/>
          <w:sz w:val="20"/>
          <w:szCs w:val="20"/>
        </w:rPr>
        <w:t>to a bit sequenc</w:t>
      </w:r>
      <w:r w:rsidR="007C1B19" w:rsidRPr="00AC7B4E">
        <w:rPr>
          <w:rFonts w:ascii="Times New Roman" w:eastAsia="Times New Roman" w:hAnsi="Times New Roman" w:cs="Times New Roman"/>
          <w:iCs/>
          <w:sz w:val="20"/>
          <w:szCs w:val="20"/>
        </w:rPr>
        <w:t>e; bits sent as pulses (on-off signaling) where 1-pulse and 0-no pulse</w:t>
      </w:r>
    </w:p>
    <w:p w14:paraId="68B2668C" w14:textId="5975DCE1" w:rsidR="007C1B19" w:rsidRPr="00AC7B4E" w:rsidRDefault="007C1B19" w:rsidP="005628AC">
      <w:pPr>
        <w:tabs>
          <w:tab w:val="right" w:pos="11664"/>
        </w:tabs>
        <w:spacing w:line="240" w:lineRule="auto"/>
        <w:jc w:val="center"/>
        <w:rPr>
          <w:rFonts w:ascii="Times New Roman" w:eastAsia="Times New Roman" w:hAnsi="Times New Roman" w:cs="Times New Roman"/>
          <w:iCs/>
          <w:sz w:val="20"/>
          <w:szCs w:val="20"/>
        </w:rPr>
      </w:pPr>
      <w:r w:rsidRPr="00AC7B4E">
        <w:rPr>
          <w:rFonts w:ascii="Times New Roman" w:eastAsia="Times New Roman" w:hAnsi="Times New Roman" w:cs="Times New Roman"/>
          <w:iCs/>
          <w:sz w:val="20"/>
          <w:szCs w:val="20"/>
        </w:rPr>
        <w:t xml:space="preserve">Bandwidth of PCM: </w:t>
      </w:r>
      <m:oMath>
        <m:r>
          <w:rPr>
            <w:rFonts w:ascii="Cambria Math" w:eastAsia="Times New Roman" w:hAnsi="Cambria Math" w:cs="Times New Roman"/>
            <w:sz w:val="20"/>
            <w:szCs w:val="20"/>
          </w:rPr>
          <m:t>→m(t)</m:t>
        </m:r>
      </m:oMath>
      <w:r w:rsidR="00D01D68" w:rsidRPr="00AC7B4E">
        <w:rPr>
          <w:rFonts w:ascii="Times New Roman" w:eastAsia="Times New Roman" w:hAnsi="Times New Roman" w:cs="Times New Roman"/>
          <w:iCs/>
          <w:sz w:val="20"/>
          <w:szCs w:val="20"/>
        </w:rPr>
        <w:t xml:space="preserve"> </w:t>
      </w:r>
      <w:r w:rsidR="004F4B8B" w:rsidRPr="00AC7B4E">
        <w:rPr>
          <w:rFonts w:ascii="Times New Roman" w:eastAsia="Times New Roman" w:hAnsi="Times New Roman" w:cs="Times New Roman"/>
          <w:iCs/>
          <w:sz w:val="20"/>
          <w:szCs w:val="20"/>
        </w:rPr>
        <w:t xml:space="preserve">bandwidth of </w:t>
      </w:r>
      <m:oMath>
        <m:r>
          <w:rPr>
            <w:rFonts w:ascii="Cambria Math" w:eastAsia="Times New Roman" w:hAnsi="Cambria Math" w:cs="Times New Roman"/>
            <w:sz w:val="20"/>
            <w:szCs w:val="20"/>
          </w:rPr>
          <m:t>B</m:t>
        </m:r>
      </m:oMath>
      <w:r w:rsidR="004F4B8B" w:rsidRPr="00AC7B4E">
        <w:rPr>
          <w:rFonts w:ascii="Times New Roman" w:eastAsia="Times New Roman" w:hAnsi="Times New Roman" w:cs="Times New Roman"/>
          <w:iCs/>
          <w:sz w:val="20"/>
          <w:szCs w:val="20"/>
        </w:rPr>
        <w:t xml:space="preserve">; </w:t>
      </w:r>
      <w:r w:rsidR="00411F8F" w:rsidRPr="00AC7B4E">
        <w:rPr>
          <w:rFonts w:ascii="Times New Roman" w:eastAsia="Times New Roman" w:hAnsi="Times New Roman" w:cs="Times New Roman"/>
          <w:iCs/>
          <w:sz w:val="20"/>
          <w:szCs w:val="20"/>
        </w:rPr>
        <w:t xml:space="preserve">need to </w:t>
      </w:r>
      <w:r w:rsidR="00D1659D" w:rsidRPr="00AC7B4E">
        <w:rPr>
          <w:rFonts w:ascii="Times New Roman" w:eastAsia="Times New Roman" w:hAnsi="Times New Roman" w:cs="Times New Roman"/>
          <w:iCs/>
          <w:sz w:val="20"/>
          <w:szCs w:val="20"/>
        </w:rPr>
        <w:t xml:space="preserve">be </w:t>
      </w:r>
      <m:oMath>
        <m:r>
          <w:rPr>
            <w:rFonts w:ascii="Cambria Math" w:eastAsia="Times New Roman" w:hAnsi="Cambria Math" w:cs="Times New Roman"/>
            <w:sz w:val="20"/>
            <w:szCs w:val="20"/>
          </w:rPr>
          <m:t>≥2B</m:t>
        </m:r>
      </m:oMath>
      <w:r w:rsidR="00626EBF" w:rsidRPr="00AC7B4E">
        <w:rPr>
          <w:rFonts w:ascii="Times New Roman" w:eastAsia="Times New Roman" w:hAnsi="Times New Roman" w:cs="Times New Roman"/>
          <w:iCs/>
          <w:sz w:val="20"/>
          <w:szCs w:val="20"/>
        </w:rPr>
        <w:t xml:space="preserve"> </w:t>
      </w:r>
      <w:r w:rsidR="00411F8F" w:rsidRPr="00AC7B4E">
        <w:rPr>
          <w:rFonts w:ascii="Times New Roman" w:eastAsia="Times New Roman" w:hAnsi="Times New Roman" w:cs="Times New Roman"/>
          <w:iCs/>
          <w:sz w:val="20"/>
          <w:szCs w:val="20"/>
        </w:rPr>
        <w:t>samples/s to reconstruct</w:t>
      </w:r>
      <w:r w:rsidR="00E92C08" w:rsidRPr="00AC7B4E">
        <w:rPr>
          <w:rFonts w:ascii="Times New Roman" w:eastAsia="Times New Roman" w:hAnsi="Times New Roman" w:cs="Times New Roman"/>
          <w:iCs/>
          <w:sz w:val="20"/>
          <w:szCs w:val="20"/>
        </w:rPr>
        <w:t xml:space="preserve">; </w:t>
      </w:r>
      <m:oMath>
        <m:r>
          <w:rPr>
            <w:rFonts w:ascii="Cambria Math" w:eastAsia="Times New Roman" w:hAnsi="Cambria Math" w:cs="Times New Roman"/>
            <w:sz w:val="20"/>
            <w:szCs w:val="20"/>
          </w:rPr>
          <m:t>→</m:t>
        </m:r>
      </m:oMath>
      <w:r w:rsidR="00E92C08" w:rsidRPr="00AC7B4E">
        <w:rPr>
          <w:rFonts w:ascii="Times New Roman" w:eastAsia="Times New Roman" w:hAnsi="Times New Roman" w:cs="Times New Roman"/>
          <w:iCs/>
          <w:sz w:val="20"/>
          <w:szCs w:val="20"/>
        </w:rPr>
        <w:t xml:space="preserve">each sample quantized to </w:t>
      </w:r>
      <m:oMath>
        <m:r>
          <w:rPr>
            <w:rFonts w:ascii="Cambria Math" w:eastAsia="Times New Roman" w:hAnsi="Cambria Math" w:cs="Times New Roman"/>
            <w:sz w:val="20"/>
            <w:szCs w:val="20"/>
          </w:rPr>
          <m:t>n</m:t>
        </m:r>
      </m:oMath>
      <w:r w:rsidR="00E92C08" w:rsidRPr="00AC7B4E">
        <w:rPr>
          <w:rFonts w:ascii="Times New Roman" w:eastAsia="Times New Roman" w:hAnsi="Times New Roman" w:cs="Times New Roman"/>
          <w:iCs/>
          <w:sz w:val="20"/>
          <w:szCs w:val="20"/>
        </w:rPr>
        <w:t xml:space="preserve"> bits</w:t>
      </w:r>
      <w:r w:rsidR="004B011B" w:rsidRPr="00AC7B4E">
        <w:rPr>
          <w:rFonts w:ascii="Times New Roman" w:eastAsia="Times New Roman" w:hAnsi="Times New Roman" w:cs="Times New Roman"/>
          <w:iCs/>
          <w:sz w:val="20"/>
          <w:szCs w:val="20"/>
        </w:rPr>
        <w:t xml:space="preserve">; </w:t>
      </w:r>
      <m:oMath>
        <m:r>
          <w:rPr>
            <w:rFonts w:ascii="Cambria Math" w:eastAsia="Times New Roman" w:hAnsi="Cambria Math" w:cs="Times New Roman"/>
            <w:sz w:val="20"/>
            <w:szCs w:val="20"/>
          </w:rPr>
          <m:t>→bit rate≥2nB</m:t>
        </m:r>
      </m:oMath>
      <w:r w:rsidR="000917F2" w:rsidRPr="00AC7B4E">
        <w:rPr>
          <w:rFonts w:ascii="Times New Roman" w:eastAsia="Times New Roman" w:hAnsi="Times New Roman" w:cs="Times New Roman"/>
          <w:iCs/>
          <w:sz w:val="20"/>
          <w:szCs w:val="20"/>
        </w:rPr>
        <w:t xml:space="preserve"> bits/s</w:t>
      </w:r>
      <w:r w:rsidR="009807A8" w:rsidRPr="00AC7B4E">
        <w:rPr>
          <w:rFonts w:ascii="Times New Roman" w:eastAsia="Times New Roman" w:hAnsi="Times New Roman" w:cs="Times New Roman"/>
          <w:iCs/>
          <w:sz w:val="20"/>
          <w:szCs w:val="20"/>
        </w:rPr>
        <w:t xml:space="preserve">; max info rate needs </w:t>
      </w:r>
      <m:oMath>
        <m:r>
          <w:rPr>
            <w:rFonts w:ascii="Cambria Math" w:eastAsia="Times New Roman" w:hAnsi="Cambria Math" w:cs="Times New Roman"/>
            <w:sz w:val="20"/>
            <w:szCs w:val="20"/>
          </w:rPr>
          <m:t>nB</m:t>
        </m:r>
      </m:oMath>
      <w:r w:rsidR="009807A8" w:rsidRPr="00AC7B4E">
        <w:rPr>
          <w:rFonts w:ascii="Times New Roman" w:eastAsia="Times New Roman" w:hAnsi="Times New Roman" w:cs="Times New Roman"/>
          <w:iCs/>
          <w:sz w:val="20"/>
          <w:szCs w:val="20"/>
        </w:rPr>
        <w:t xml:space="preserve"> Hz channel BW</w:t>
      </w:r>
      <w:r w:rsidR="002943AB" w:rsidRPr="00AC7B4E">
        <w:rPr>
          <w:rFonts w:ascii="Times New Roman" w:eastAsia="Times New Roman" w:hAnsi="Times New Roman" w:cs="Times New Roman"/>
          <w:iCs/>
          <w:sz w:val="20"/>
          <w:szCs w:val="20"/>
        </w:rPr>
        <w:t xml:space="preserve">; </w:t>
      </w:r>
      <m:oMath>
        <m:r>
          <w:rPr>
            <w:rFonts w:ascii="Cambria Math" w:eastAsia="Times New Roman" w:hAnsi="Cambria Math" w:cs="Times New Roman"/>
            <w:sz w:val="20"/>
            <w:szCs w:val="20"/>
          </w:rPr>
          <m:t>→</m:t>
        </m:r>
      </m:oMath>
      <w:r w:rsidR="002943AB" w:rsidRPr="00AC7B4E">
        <w:rPr>
          <w:rFonts w:ascii="Times New Roman" w:eastAsia="Times New Roman" w:hAnsi="Times New Roman" w:cs="Times New Roman"/>
          <w:iCs/>
          <w:sz w:val="20"/>
          <w:szCs w:val="20"/>
        </w:rPr>
        <w:t xml:space="preserve">need </w:t>
      </w:r>
      <m:oMath>
        <m:r>
          <w:rPr>
            <w:rFonts w:ascii="Cambria Math" w:eastAsia="Times New Roman" w:hAnsi="Cambria Math" w:cs="Times New Roman"/>
            <w:sz w:val="20"/>
            <w:szCs w:val="20"/>
          </w:rPr>
          <m:t>n</m:t>
        </m:r>
      </m:oMath>
      <w:r w:rsidR="002943AB" w:rsidRPr="00AC7B4E">
        <w:rPr>
          <w:rFonts w:ascii="Times New Roman" w:eastAsia="Times New Roman" w:hAnsi="Times New Roman" w:cs="Times New Roman"/>
          <w:iCs/>
          <w:sz w:val="20"/>
          <w:szCs w:val="20"/>
        </w:rPr>
        <w:t xml:space="preserve"> times as much BW for PCM </w:t>
      </w:r>
      <w:r w:rsidR="00AC7B4E" w:rsidRPr="00AC7B4E">
        <w:rPr>
          <w:rFonts w:ascii="Times New Roman" w:eastAsia="Times New Roman" w:hAnsi="Times New Roman" w:cs="Times New Roman"/>
          <w:iCs/>
          <w:sz w:val="20"/>
          <w:szCs w:val="20"/>
        </w:rPr>
        <w:t xml:space="preserve">as original signal. </w:t>
      </w:r>
    </w:p>
    <w:p w14:paraId="1586F238" w14:textId="40DA7CB6" w:rsidR="001F0C2F" w:rsidRDefault="006C65A7" w:rsidP="005628AC">
      <w:pPr>
        <w:tabs>
          <w:tab w:val="right" w:pos="11664"/>
        </w:tabs>
        <w:spacing w:line="240" w:lineRule="auto"/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 xml:space="preserve">Line </w:t>
      </w:r>
      <w:r w:rsidRPr="00071A58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>coding</w:t>
      </w:r>
      <w:r w:rsidR="004B400A">
        <w:rPr>
          <w:rFonts w:ascii="Times New Roman" w:eastAsia="Times New Roman" w:hAnsi="Times New Roman" w:cs="Times New Roman"/>
          <w:b/>
          <w:bCs/>
          <w:sz w:val="20"/>
          <w:szCs w:val="20"/>
          <w:lang w:eastAsia="zh-CN"/>
        </w:rPr>
        <w:t>:</w:t>
      </w:r>
      <w:r w:rsidR="00B33F9A">
        <w:rPr>
          <w:rFonts w:ascii="Times New Roman" w:eastAsia="Times New Roman" w:hAnsi="Times New Roman" w:cs="Times New Roman"/>
          <w:b/>
          <w:bCs/>
          <w:sz w:val="20"/>
          <w:szCs w:val="20"/>
          <w:lang w:eastAsia="zh-CN"/>
        </w:rPr>
        <w:t xml:space="preserve"> </w:t>
      </w:r>
      <w:r w:rsidR="00F0343C">
        <w:rPr>
          <w:rFonts w:ascii="Times New Roman" w:eastAsia="Times New Roman" w:hAnsi="Times New Roman" w:cs="Times New Roman"/>
          <w:b/>
          <w:bCs/>
          <w:sz w:val="20"/>
          <w:szCs w:val="20"/>
          <w:lang w:eastAsia="zh-CN"/>
        </w:rPr>
        <w:t>**</w:t>
      </w:r>
      <w:r w:rsidR="00B33F9A" w:rsidRPr="00D035AB">
        <w:rPr>
          <w:rFonts w:ascii="Times New Roman" w:eastAsia="Times New Roman" w:hAnsi="Times New Roman" w:cs="Times New Roman"/>
          <w:sz w:val="20"/>
          <w:szCs w:val="20"/>
          <w:lang w:eastAsia="zh-CN"/>
        </w:rPr>
        <w:t>Symbol</w:t>
      </w:r>
      <w:r w:rsidR="004B011B" w:rsidRPr="00D035AB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</w:t>
      </w:r>
      <w:r w:rsidR="00B33F9A" w:rsidRPr="00D035AB">
        <w:rPr>
          <w:rFonts w:ascii="Times New Roman" w:eastAsia="Times New Roman" w:hAnsi="Times New Roman" w:cs="Times New Roman"/>
          <w:sz w:val="20"/>
          <w:szCs w:val="20"/>
          <w:lang w:eastAsia="zh-CN"/>
        </w:rPr>
        <w:t>—</w:t>
      </w:r>
      <w:r w:rsidR="004B011B" w:rsidRPr="00D035AB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</w:t>
      </w:r>
      <w:r w:rsidR="00403FC7" w:rsidRPr="00D035AB">
        <w:rPr>
          <w:rFonts w:ascii="Times New Roman" w:eastAsia="Times New Roman" w:hAnsi="Times New Roman" w:cs="Times New Roman"/>
          <w:sz w:val="20"/>
          <w:szCs w:val="20"/>
          <w:lang w:eastAsia="zh-CN"/>
        </w:rPr>
        <w:t>“piece of info”, digital or analog</w:t>
      </w:r>
      <w:r w:rsidR="00E46583" w:rsidRPr="00D035AB">
        <w:rPr>
          <w:rFonts w:ascii="Times New Roman" w:eastAsia="Times New Roman" w:hAnsi="Times New Roman" w:cs="Times New Roman"/>
          <w:sz w:val="20"/>
          <w:szCs w:val="20"/>
          <w:lang w:eastAsia="zh-CN"/>
        </w:rPr>
        <w:t>.</w:t>
      </w:r>
      <w:r w:rsidR="00D5172A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</w:t>
      </w:r>
      <w:r w:rsidR="00F0343C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Line Coding – class of digital modulation for baseband channels (usually binary): </w:t>
      </w:r>
      <m:oMath>
        <m:r>
          <w:rPr>
            <w:rFonts w:ascii="Cambria Math" w:eastAsia="Times New Roman" w:hAnsi="Cambria Math" w:cs="Times New Roman"/>
            <w:sz w:val="20"/>
            <w:szCs w:val="20"/>
            <w:lang w:eastAsia="zh-CN"/>
          </w:rPr>
          <m:t>0</m:t>
        </m:r>
        <m:r>
          <m:rPr>
            <m:sty m:val="bi"/>
          </m:rPr>
          <w:rPr>
            <w:rFonts w:ascii="Cambria Math" w:eastAsia="Times New Roman" w:hAnsi="Cambria Math" w:cs="Times New Roman"/>
            <w:sz w:val="20"/>
            <w:szCs w:val="20"/>
          </w:rPr>
          <m:t>→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0</m:t>
            </m:r>
          </m:sub>
        </m:sSub>
        <m:r>
          <w:rPr>
            <w:rFonts w:ascii="Cambria Math" w:eastAsia="Times New Roman" w:hAnsi="Cambria Math" w:cs="Times New Roman"/>
            <w:sz w:val="20"/>
            <w:szCs w:val="20"/>
          </w:rPr>
          <m:t>(t</m:t>
        </m:r>
        <m:r>
          <m:rPr>
            <m:sty m:val="bi"/>
          </m:rPr>
          <w:rPr>
            <w:rFonts w:ascii="Cambria Math" w:eastAsia="Times New Roman" w:hAnsi="Cambria Math" w:cs="Times New Roman"/>
            <w:sz w:val="20"/>
            <w:szCs w:val="20"/>
          </w:rPr>
          <m:t>)</m:t>
        </m:r>
      </m:oMath>
      <w:r w:rsidR="00F0343C" w:rsidRPr="00C31276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m:oMath>
        <m:r>
          <w:rPr>
            <w:rFonts w:ascii="Cambria Math" w:eastAsia="Times New Roman" w:hAnsi="Cambria Math" w:cs="Times New Roman"/>
            <w:sz w:val="20"/>
            <w:szCs w:val="20"/>
            <w:lang w:eastAsia="zh-CN"/>
          </w:rPr>
          <m:t>1</m:t>
        </m:r>
        <m:r>
          <m:rPr>
            <m:sty m:val="bi"/>
          </m:rPr>
          <w:rPr>
            <w:rFonts w:ascii="Cambria Math" w:eastAsia="Times New Roman" w:hAnsi="Cambria Math" w:cs="Times New Roman"/>
            <w:sz w:val="20"/>
            <w:szCs w:val="20"/>
          </w:rPr>
          <m:t>→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0"/>
            <w:szCs w:val="20"/>
          </w:rPr>
          <m:t>(t</m:t>
        </m:r>
        <m:r>
          <m:rPr>
            <m:sty m:val="bi"/>
          </m:rPr>
          <w:rPr>
            <w:rFonts w:ascii="Cambria Math" w:eastAsia="Times New Roman" w:hAnsi="Cambria Math" w:cs="Times New Roman"/>
            <w:sz w:val="20"/>
            <w:szCs w:val="20"/>
          </w:rPr>
          <m:t>)</m:t>
        </m:r>
      </m:oMath>
      <w:r w:rsidR="00D728D0" w:rsidRPr="00C31276">
        <w:rPr>
          <w:rFonts w:ascii="Times New Roman" w:eastAsia="Times New Roman" w:hAnsi="Times New Roman" w:cs="Times New Roman"/>
          <w:sz w:val="20"/>
          <w:szCs w:val="20"/>
        </w:rPr>
        <w:t>; has 2 broad classes</w:t>
      </w:r>
      <w:r w:rsidR="000800A9" w:rsidRPr="00C31276">
        <w:rPr>
          <w:rFonts w:ascii="Times New Roman" w:eastAsia="Times New Roman" w:hAnsi="Times New Roman" w:cs="Times New Roman"/>
          <w:sz w:val="20"/>
          <w:szCs w:val="2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88"/>
        <w:gridCol w:w="3789"/>
        <w:gridCol w:w="3789"/>
      </w:tblGrid>
      <w:tr w:rsidR="004540A1" w14:paraId="37F36C9C" w14:textId="77777777" w:rsidTr="004540A1">
        <w:tc>
          <w:tcPr>
            <w:tcW w:w="3788" w:type="dxa"/>
          </w:tcPr>
          <w:p w14:paraId="4D5111EF" w14:textId="5F98AE27" w:rsidR="004540A1" w:rsidRDefault="004540A1" w:rsidP="000E27A6">
            <w:pPr>
              <w:tabs>
                <w:tab w:val="right" w:pos="11664"/>
              </w:tabs>
              <w:rPr>
                <w:rFonts w:ascii="Times New Roman" w:eastAsia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0"/>
                <w:szCs w:val="20"/>
              </w:rPr>
              <w:t xml:space="preserve">Polarity/Type (for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0"/>
                  <w:szCs w:val="20"/>
                </w:rPr>
                <m:t>u=[1 1 0 1 0]</m:t>
              </m:r>
            </m:oMath>
          </w:p>
        </w:tc>
        <w:tc>
          <w:tcPr>
            <w:tcW w:w="3789" w:type="dxa"/>
          </w:tcPr>
          <w:p w14:paraId="3A29E740" w14:textId="013D3C2F" w:rsidR="004540A1" w:rsidRDefault="004540A1" w:rsidP="000E27A6">
            <w:pPr>
              <w:tabs>
                <w:tab w:val="right" w:pos="11664"/>
              </w:tabs>
              <w:rPr>
                <w:rFonts w:ascii="Times New Roman" w:eastAsia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0"/>
                <w:szCs w:val="20"/>
              </w:rPr>
              <w:t>Non-Return to Zero (NRZ)</w:t>
            </w:r>
          </w:p>
        </w:tc>
        <w:tc>
          <w:tcPr>
            <w:tcW w:w="3789" w:type="dxa"/>
          </w:tcPr>
          <w:p w14:paraId="74994B87" w14:textId="50C2F857" w:rsidR="004540A1" w:rsidRDefault="004540A1" w:rsidP="000E27A6">
            <w:pPr>
              <w:tabs>
                <w:tab w:val="right" w:pos="11664"/>
              </w:tabs>
              <w:rPr>
                <w:rFonts w:ascii="Times New Roman" w:eastAsia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0"/>
                <w:szCs w:val="20"/>
              </w:rPr>
              <w:t>Return-to-Zero</w:t>
            </w:r>
          </w:p>
        </w:tc>
      </w:tr>
      <w:tr w:rsidR="004540A1" w14:paraId="609DA82D" w14:textId="77777777" w:rsidTr="004540A1">
        <w:tc>
          <w:tcPr>
            <w:tcW w:w="3788" w:type="dxa"/>
          </w:tcPr>
          <w:p w14:paraId="109A6C2D" w14:textId="50EBD4EE" w:rsidR="004540A1" w:rsidRDefault="004540A1" w:rsidP="000E27A6">
            <w:pPr>
              <w:tabs>
                <w:tab w:val="right" w:pos="11664"/>
              </w:tabs>
              <w:rPr>
                <w:rFonts w:ascii="Times New Roman" w:eastAsia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0"/>
                <w:szCs w:val="20"/>
              </w:rPr>
              <w:t>Unipolar</w:t>
            </w:r>
          </w:p>
        </w:tc>
        <w:tc>
          <w:tcPr>
            <w:tcW w:w="3789" w:type="dxa"/>
          </w:tcPr>
          <w:p w14:paraId="61F0EAF7" w14:textId="46B0F84E" w:rsidR="004540A1" w:rsidRDefault="004540A1" w:rsidP="000E27A6">
            <w:pPr>
              <w:tabs>
                <w:tab w:val="right" w:pos="11664"/>
              </w:tabs>
              <w:rPr>
                <w:rFonts w:ascii="Times New Roman" w:eastAsia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58319" behindDoc="0" locked="0" layoutInCell="1" allowOverlap="1" wp14:anchorId="5879E19A" wp14:editId="579698E4">
                      <wp:simplePos x="0" y="0"/>
                      <wp:positionH relativeFrom="column">
                        <wp:posOffset>34925</wp:posOffset>
                      </wp:positionH>
                      <wp:positionV relativeFrom="paragraph">
                        <wp:posOffset>55880</wp:posOffset>
                      </wp:positionV>
                      <wp:extent cx="906145" cy="184150"/>
                      <wp:effectExtent l="38100" t="38100" r="0" b="44450"/>
                      <wp:wrapNone/>
                      <wp:docPr id="788132791" name="Ink 50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06145" cy="18415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185BD94" id="Ink 501" o:spid="_x0000_s1026" type="#_x0000_t75" style="position:absolute;margin-left:2.05pt;margin-top:3.7pt;width:72.75pt;height:15.9pt;z-index:25165831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">
                      <v:imagedata r:id="rId164" o:title=""/>
                    </v:shape>
                  </w:pict>
                </mc:Fallback>
              </mc:AlternateContent>
            </w:r>
          </w:p>
          <w:p w14:paraId="0F34A31D" w14:textId="3DD0201C" w:rsidR="004540A1" w:rsidRDefault="004540A1" w:rsidP="000E27A6">
            <w:pPr>
              <w:tabs>
                <w:tab w:val="right" w:pos="11664"/>
              </w:tabs>
              <w:rPr>
                <w:rFonts w:ascii="Times New Roman" w:eastAsia="Times New Roman" w:hAnsi="Times New Roman" w:cs="Times New Roman"/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3789" w:type="dxa"/>
          </w:tcPr>
          <w:p w14:paraId="71623BD1" w14:textId="70A5D044" w:rsidR="004540A1" w:rsidRDefault="004540A1" w:rsidP="000E27A6">
            <w:pPr>
              <w:tabs>
                <w:tab w:val="right" w:pos="11664"/>
              </w:tabs>
              <w:rPr>
                <w:rFonts w:ascii="Times New Roman" w:eastAsia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58323" behindDoc="0" locked="0" layoutInCell="1" allowOverlap="1" wp14:anchorId="2433B55E" wp14:editId="58BCE57B">
                      <wp:simplePos x="0" y="0"/>
                      <wp:positionH relativeFrom="column">
                        <wp:posOffset>875735</wp:posOffset>
                      </wp:positionH>
                      <wp:positionV relativeFrom="paragraph">
                        <wp:posOffset>109184</wp:posOffset>
                      </wp:positionV>
                      <wp:extent cx="50760" cy="41400"/>
                      <wp:effectExtent l="25400" t="38100" r="38735" b="47625"/>
                      <wp:wrapNone/>
                      <wp:docPr id="1873330396" name="Ink 51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0760" cy="41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C03B95A" id="Ink 513" o:spid="_x0000_s1026" type="#_x0000_t75" style="position:absolute;margin-left:68.25pt;margin-top:7.9pt;width:5.45pt;height:4.65pt;z-index:25165832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">
                      <v:imagedata r:id="rId166" o:title="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58322" behindDoc="0" locked="0" layoutInCell="1" allowOverlap="1" wp14:anchorId="385456B5" wp14:editId="0AAF8434">
                      <wp:simplePos x="0" y="0"/>
                      <wp:positionH relativeFrom="column">
                        <wp:posOffset>504825</wp:posOffset>
                      </wp:positionH>
                      <wp:positionV relativeFrom="paragraph">
                        <wp:posOffset>135890</wp:posOffset>
                      </wp:positionV>
                      <wp:extent cx="210545" cy="123745"/>
                      <wp:effectExtent l="38100" t="38100" r="43815" b="41910"/>
                      <wp:wrapNone/>
                      <wp:docPr id="495248537" name="Ink 51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10545" cy="12374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E5101A4" id="Ink 512" o:spid="_x0000_s1026" type="#_x0000_t75" style="position:absolute;margin-left:39.05pt;margin-top:10pt;width:18pt;height:11.2pt;z-index:2516583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">
                      <v:imagedata r:id="rId168" o:title="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58321" behindDoc="0" locked="0" layoutInCell="1" allowOverlap="1" wp14:anchorId="3D074BE9" wp14:editId="738DAD7E">
                      <wp:simplePos x="0" y="0"/>
                      <wp:positionH relativeFrom="column">
                        <wp:posOffset>67310</wp:posOffset>
                      </wp:positionH>
                      <wp:positionV relativeFrom="paragraph">
                        <wp:posOffset>62865</wp:posOffset>
                      </wp:positionV>
                      <wp:extent cx="863600" cy="189450"/>
                      <wp:effectExtent l="38100" t="38100" r="0" b="39370"/>
                      <wp:wrapNone/>
                      <wp:docPr id="1294270915" name="Ink 50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63600" cy="18945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F2FDCAA" id="Ink 507" o:spid="_x0000_s1026" type="#_x0000_t75" style="position:absolute;margin-left:4.6pt;margin-top:4.25pt;width:69.4pt;height:16.3pt;z-index:25165832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">
                      <v:imagedata r:id="rId170" o:title="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58320" behindDoc="0" locked="0" layoutInCell="1" allowOverlap="1" wp14:anchorId="24258D88" wp14:editId="032BB3EE">
                      <wp:simplePos x="0" y="0"/>
                      <wp:positionH relativeFrom="column">
                        <wp:posOffset>46655</wp:posOffset>
                      </wp:positionH>
                      <wp:positionV relativeFrom="paragraph">
                        <wp:posOffset>59864</wp:posOffset>
                      </wp:positionV>
                      <wp:extent cx="7560" cy="178560"/>
                      <wp:effectExtent l="38100" t="38100" r="43815" b="37465"/>
                      <wp:wrapNone/>
                      <wp:docPr id="2011123290" name="Ink 50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560" cy="178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3C723BC" id="Ink 502" o:spid="_x0000_s1026" type="#_x0000_t75" style="position:absolute;margin-left:2.95pt;margin-top:4pt;width:1.95pt;height:15.45pt;z-index:25165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">
                      <v:imagedata r:id="rId172" o:title=""/>
                    </v:shape>
                  </w:pict>
                </mc:Fallback>
              </mc:AlternateContent>
            </w:r>
          </w:p>
        </w:tc>
      </w:tr>
      <w:tr w:rsidR="004540A1" w14:paraId="273B1BD7" w14:textId="77777777" w:rsidTr="004540A1">
        <w:tc>
          <w:tcPr>
            <w:tcW w:w="3788" w:type="dxa"/>
          </w:tcPr>
          <w:p w14:paraId="1B49ABBA" w14:textId="47884EF7" w:rsidR="004540A1" w:rsidRDefault="004540A1" w:rsidP="000E27A6">
            <w:pPr>
              <w:tabs>
                <w:tab w:val="right" w:pos="11664"/>
              </w:tabs>
              <w:rPr>
                <w:rFonts w:ascii="Times New Roman" w:eastAsia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0"/>
                <w:szCs w:val="20"/>
              </w:rPr>
              <w:t>Bipolar</w:t>
            </w:r>
          </w:p>
        </w:tc>
        <w:tc>
          <w:tcPr>
            <w:tcW w:w="3789" w:type="dxa"/>
          </w:tcPr>
          <w:p w14:paraId="403C0491" w14:textId="037F8B61" w:rsidR="004540A1" w:rsidRDefault="004540A1" w:rsidP="000E27A6">
            <w:pPr>
              <w:tabs>
                <w:tab w:val="right" w:pos="11664"/>
              </w:tabs>
              <w:rPr>
                <w:rFonts w:ascii="Times New Roman" w:eastAsia="Times New Roman" w:hAnsi="Times New Roman" w:cs="Times New Roman"/>
                <w:b/>
                <w:bCs/>
                <w:iCs/>
                <w:sz w:val="20"/>
                <w:szCs w:val="20"/>
              </w:rPr>
            </w:pPr>
          </w:p>
          <w:p w14:paraId="744DCF31" w14:textId="65C9BD71" w:rsidR="004540A1" w:rsidRDefault="004540A1" w:rsidP="000E27A6">
            <w:pPr>
              <w:tabs>
                <w:tab w:val="right" w:pos="11664"/>
              </w:tabs>
              <w:rPr>
                <w:rFonts w:ascii="Times New Roman" w:eastAsia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58326" behindDoc="0" locked="0" layoutInCell="1" allowOverlap="1" wp14:anchorId="07759675" wp14:editId="292391E9">
                      <wp:simplePos x="0" y="0"/>
                      <wp:positionH relativeFrom="column">
                        <wp:posOffset>809630</wp:posOffset>
                      </wp:positionH>
                      <wp:positionV relativeFrom="paragraph">
                        <wp:posOffset>54564</wp:posOffset>
                      </wp:positionV>
                      <wp:extent cx="49680" cy="48240"/>
                      <wp:effectExtent l="25400" t="38100" r="26670" b="41275"/>
                      <wp:wrapNone/>
                      <wp:docPr id="564286171" name="Ink 52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9680" cy="48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02C2D30" id="Ink 529" o:spid="_x0000_s1026" type="#_x0000_t75" style="position:absolute;margin-left:63.05pt;margin-top:3.6pt;width:5.3pt;height:5.25pt;z-index:2516583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">
                      <v:imagedata r:id="rId174" o:title="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58325" behindDoc="0" locked="0" layoutInCell="1" allowOverlap="1" wp14:anchorId="2A7201A1" wp14:editId="630C630C">
                      <wp:simplePos x="0" y="0"/>
                      <wp:positionH relativeFrom="column">
                        <wp:posOffset>412115</wp:posOffset>
                      </wp:positionH>
                      <wp:positionV relativeFrom="paragraph">
                        <wp:posOffset>-25400</wp:posOffset>
                      </wp:positionV>
                      <wp:extent cx="199540" cy="125095"/>
                      <wp:effectExtent l="38100" t="38100" r="41910" b="40005"/>
                      <wp:wrapNone/>
                      <wp:docPr id="1810266899" name="Ink 52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99540" cy="12509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BDE4553" id="Ink 528" o:spid="_x0000_s1026" type="#_x0000_t75" style="position:absolute;margin-left:31.75pt;margin-top:-2.7pt;width:17.1pt;height:11.25pt;z-index:25165832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">
                      <v:imagedata r:id="rId176" o:title="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58324" behindDoc="0" locked="0" layoutInCell="1" allowOverlap="1" wp14:anchorId="1AFE5625" wp14:editId="5029D61F">
                      <wp:simplePos x="0" y="0"/>
                      <wp:positionH relativeFrom="column">
                        <wp:posOffset>38735</wp:posOffset>
                      </wp:positionH>
                      <wp:positionV relativeFrom="paragraph">
                        <wp:posOffset>-88900</wp:posOffset>
                      </wp:positionV>
                      <wp:extent cx="1299845" cy="208080"/>
                      <wp:effectExtent l="38100" t="38100" r="8255" b="46355"/>
                      <wp:wrapNone/>
                      <wp:docPr id="1229644519" name="Ink 52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99845" cy="2080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3A8EB08" id="Ink 525" o:spid="_x0000_s1026" type="#_x0000_t75" style="position:absolute;margin-left:2.35pt;margin-top:-7.7pt;width:103.75pt;height:17.8pt;z-index:2516583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">
                      <v:imagedata r:id="rId178" o:title=""/>
                    </v:shape>
                  </w:pict>
                </mc:Fallback>
              </mc:AlternateContent>
            </w:r>
          </w:p>
        </w:tc>
        <w:tc>
          <w:tcPr>
            <w:tcW w:w="3789" w:type="dxa"/>
          </w:tcPr>
          <w:p w14:paraId="681275B9" w14:textId="0E5C7018" w:rsidR="004540A1" w:rsidRDefault="004540A1" w:rsidP="000E27A6">
            <w:pPr>
              <w:tabs>
                <w:tab w:val="right" w:pos="11664"/>
              </w:tabs>
              <w:rPr>
                <w:rFonts w:ascii="Times New Roman" w:eastAsia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58337" behindDoc="0" locked="0" layoutInCell="1" allowOverlap="1" wp14:anchorId="180C64C3" wp14:editId="7121C5B0">
                      <wp:simplePos x="0" y="0"/>
                      <wp:positionH relativeFrom="column">
                        <wp:posOffset>1646555</wp:posOffset>
                      </wp:positionH>
                      <wp:positionV relativeFrom="paragraph">
                        <wp:posOffset>146685</wp:posOffset>
                      </wp:positionV>
                      <wp:extent cx="116145" cy="90720"/>
                      <wp:effectExtent l="25400" t="38100" r="11430" b="49530"/>
                      <wp:wrapNone/>
                      <wp:docPr id="464072386" name="Ink 54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6145" cy="907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3A2A55A" id="Ink 548" o:spid="_x0000_s1026" type="#_x0000_t75" style="position:absolute;margin-left:128.95pt;margin-top:10.85pt;width:10.6pt;height:8.6pt;z-index:25165833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">
                      <v:imagedata r:id="rId180" o:title="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58336" behindDoc="0" locked="0" layoutInCell="1" allowOverlap="1" wp14:anchorId="399EF482" wp14:editId="7F8DEA65">
                      <wp:simplePos x="0" y="0"/>
                      <wp:positionH relativeFrom="column">
                        <wp:posOffset>743585</wp:posOffset>
                      </wp:positionH>
                      <wp:positionV relativeFrom="paragraph">
                        <wp:posOffset>86360</wp:posOffset>
                      </wp:positionV>
                      <wp:extent cx="262790" cy="60960"/>
                      <wp:effectExtent l="38100" t="38100" r="29845" b="40640"/>
                      <wp:wrapNone/>
                      <wp:docPr id="816415327" name="Ink 54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62790" cy="60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16AD06D" id="Ink 545" o:spid="_x0000_s1026" type="#_x0000_t75" style="position:absolute;margin-left:57.85pt;margin-top:6.1pt;width:22.15pt;height:6.2pt;z-index:25165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">
                      <v:imagedata r:id="rId182" o:title="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58335" behindDoc="0" locked="0" layoutInCell="1" allowOverlap="1" wp14:anchorId="2DAAD8A4" wp14:editId="4C6E5A6C">
                      <wp:simplePos x="0" y="0"/>
                      <wp:positionH relativeFrom="column">
                        <wp:posOffset>534815</wp:posOffset>
                      </wp:positionH>
                      <wp:positionV relativeFrom="paragraph">
                        <wp:posOffset>80734</wp:posOffset>
                      </wp:positionV>
                      <wp:extent cx="54720" cy="49680"/>
                      <wp:effectExtent l="38100" t="38100" r="34290" b="39370"/>
                      <wp:wrapNone/>
                      <wp:docPr id="1234511760" name="Ink 54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4720" cy="49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E40ABE7" id="Ink 542" o:spid="_x0000_s1026" type="#_x0000_t75" style="position:absolute;margin-left:41.4pt;margin-top:5.65pt;width:5.7pt;height:5.3pt;z-index:25165833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">
                      <v:imagedata r:id="rId184" o:title="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58334" behindDoc="0" locked="0" layoutInCell="1" allowOverlap="1" wp14:anchorId="55C9E905" wp14:editId="53B4F347">
                      <wp:simplePos x="0" y="0"/>
                      <wp:positionH relativeFrom="column">
                        <wp:posOffset>338975</wp:posOffset>
                      </wp:positionH>
                      <wp:positionV relativeFrom="paragraph">
                        <wp:posOffset>106294</wp:posOffset>
                      </wp:positionV>
                      <wp:extent cx="360" cy="37800"/>
                      <wp:effectExtent l="38100" t="38100" r="38100" b="38735"/>
                      <wp:wrapNone/>
                      <wp:docPr id="291587230" name="Ink 54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7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614FA4F" id="Ink 540" o:spid="_x0000_s1026" type="#_x0000_t75" style="position:absolute;margin-left:26pt;margin-top:7.65pt;width:1.45pt;height:4.4pt;z-index:25165833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">
                      <v:imagedata r:id="rId186" o:title="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58333" behindDoc="0" locked="0" layoutInCell="1" allowOverlap="1" wp14:anchorId="5E4E1D34" wp14:editId="09530FBD">
                      <wp:simplePos x="0" y="0"/>
                      <wp:positionH relativeFrom="column">
                        <wp:posOffset>111455</wp:posOffset>
                      </wp:positionH>
                      <wp:positionV relativeFrom="paragraph">
                        <wp:posOffset>96574</wp:posOffset>
                      </wp:positionV>
                      <wp:extent cx="3240" cy="45360"/>
                      <wp:effectExtent l="38100" t="38100" r="34925" b="43815"/>
                      <wp:wrapNone/>
                      <wp:docPr id="1202797202" name="Ink 53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240" cy="45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1743D51" id="Ink 539" o:spid="_x0000_s1026" type="#_x0000_t75" style="position:absolute;margin-left:8.1pt;margin-top:6.9pt;width:1.65pt;height:4.95pt;z-index:25165833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">
                      <v:imagedata r:id="rId188" o:title="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58332" behindDoc="0" locked="0" layoutInCell="1" allowOverlap="1" wp14:anchorId="2AF79D5F" wp14:editId="7DCD6080">
                      <wp:simplePos x="0" y="0"/>
                      <wp:positionH relativeFrom="column">
                        <wp:posOffset>903095</wp:posOffset>
                      </wp:positionH>
                      <wp:positionV relativeFrom="paragraph">
                        <wp:posOffset>181534</wp:posOffset>
                      </wp:positionV>
                      <wp:extent cx="90720" cy="116280"/>
                      <wp:effectExtent l="38100" t="38100" r="36830" b="36195"/>
                      <wp:wrapNone/>
                      <wp:docPr id="1910438708" name="Ink 53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0720" cy="116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C6FBD29" id="Ink 538" o:spid="_x0000_s1026" type="#_x0000_t75" style="position:absolute;margin-left:70.4pt;margin-top:13.6pt;width:8.6pt;height:10.55pt;z-index:2516583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">
                      <v:imagedata r:id="rId190" o:title="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58331" behindDoc="0" locked="0" layoutInCell="1" allowOverlap="1" wp14:anchorId="35A2F6F7" wp14:editId="64FB3D8B">
                      <wp:simplePos x="0" y="0"/>
                      <wp:positionH relativeFrom="column">
                        <wp:posOffset>689975</wp:posOffset>
                      </wp:positionH>
                      <wp:positionV relativeFrom="paragraph">
                        <wp:posOffset>60574</wp:posOffset>
                      </wp:positionV>
                      <wp:extent cx="111240" cy="120240"/>
                      <wp:effectExtent l="38100" t="38100" r="28575" b="45085"/>
                      <wp:wrapNone/>
                      <wp:docPr id="2004345892" name="Ink 53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1240" cy="120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A7D7E11" id="Ink 537" o:spid="_x0000_s1026" type="#_x0000_t75" style="position:absolute;margin-left:53.65pt;margin-top:4.05pt;width:10.15pt;height:10.85pt;z-index:25165833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">
                      <v:imagedata r:id="rId192" o:title="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58330" behindDoc="0" locked="0" layoutInCell="1" allowOverlap="1" wp14:anchorId="2BAFB499" wp14:editId="5EF0613E">
                      <wp:simplePos x="0" y="0"/>
                      <wp:positionH relativeFrom="column">
                        <wp:posOffset>502775</wp:posOffset>
                      </wp:positionH>
                      <wp:positionV relativeFrom="paragraph">
                        <wp:posOffset>179734</wp:posOffset>
                      </wp:positionV>
                      <wp:extent cx="101880" cy="96120"/>
                      <wp:effectExtent l="38100" t="38100" r="38100" b="43815"/>
                      <wp:wrapNone/>
                      <wp:docPr id="704827844" name="Ink 53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1880" cy="961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0153B9A" id="Ink 536" o:spid="_x0000_s1026" type="#_x0000_t75" style="position:absolute;margin-left:38.9pt;margin-top:13.45pt;width:9.4pt;height:8.95pt;z-index:2516583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">
                      <v:imagedata r:id="rId194" o:title="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58329" behindDoc="0" locked="0" layoutInCell="1" allowOverlap="1" wp14:anchorId="3654AA52" wp14:editId="391F4A41">
                      <wp:simplePos x="0" y="0"/>
                      <wp:positionH relativeFrom="column">
                        <wp:posOffset>278135</wp:posOffset>
                      </wp:positionH>
                      <wp:positionV relativeFrom="paragraph">
                        <wp:posOffset>47254</wp:posOffset>
                      </wp:positionV>
                      <wp:extent cx="119880" cy="132120"/>
                      <wp:effectExtent l="38100" t="38100" r="20320" b="45720"/>
                      <wp:wrapNone/>
                      <wp:docPr id="808096703" name="Ink 53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9880" cy="1321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AA103DD" id="Ink 535" o:spid="_x0000_s1026" type="#_x0000_t75" style="position:absolute;margin-left:21.2pt;margin-top:3pt;width:10.9pt;height:11.8pt;z-index:25165832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">
                      <v:imagedata r:id="rId196" o:title="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58328" behindDoc="0" locked="0" layoutInCell="1" allowOverlap="1" wp14:anchorId="0353CCBE" wp14:editId="4568F0FA">
                      <wp:simplePos x="0" y="0"/>
                      <wp:positionH relativeFrom="column">
                        <wp:posOffset>45215</wp:posOffset>
                      </wp:positionH>
                      <wp:positionV relativeFrom="paragraph">
                        <wp:posOffset>26734</wp:posOffset>
                      </wp:positionV>
                      <wp:extent cx="115560" cy="175680"/>
                      <wp:effectExtent l="38100" t="38100" r="37465" b="40640"/>
                      <wp:wrapNone/>
                      <wp:docPr id="845253156" name="Ink 53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5560" cy="175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F09F4D5" id="Ink 534" o:spid="_x0000_s1026" type="#_x0000_t75" style="position:absolute;margin-left:2.85pt;margin-top:1.4pt;width:10.55pt;height:15.25pt;z-index:251658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">
                      <v:imagedata r:id="rId198" o:title="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58327" behindDoc="0" locked="0" layoutInCell="1" allowOverlap="1" wp14:anchorId="1A3BE6F6" wp14:editId="19A32C96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125730</wp:posOffset>
                      </wp:positionV>
                      <wp:extent cx="1505125" cy="95760"/>
                      <wp:effectExtent l="38100" t="38100" r="0" b="44450"/>
                      <wp:wrapNone/>
                      <wp:docPr id="1786167368" name="Ink 53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05125" cy="957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C643AFA" id="Ink 532" o:spid="_x0000_s1026" type="#_x0000_t75" style="position:absolute;margin-left:4.7pt;margin-top:9.2pt;width:119.9pt;height:9pt;z-index:2516583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">
                      <v:imagedata r:id="rId200" o:title=""/>
                    </v:shape>
                  </w:pict>
                </mc:Fallback>
              </mc:AlternateContent>
            </w:r>
          </w:p>
        </w:tc>
      </w:tr>
    </w:tbl>
    <w:p w14:paraId="35AB399A" w14:textId="2EF1481A" w:rsidR="00904C23" w:rsidRPr="00C12ACB" w:rsidRDefault="004545DC" w:rsidP="000E27A6">
      <w:pPr>
        <w:tabs>
          <w:tab w:val="right" w:pos="11664"/>
        </w:tabs>
        <w:spacing w:line="240" w:lineRule="auto"/>
        <w:rPr>
          <w:rFonts w:ascii="Times New Roman" w:eastAsia="Times New Roman" w:hAnsi="Times New Roman" w:cs="Times New Roman"/>
          <w:b/>
          <w:i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>PSD of Line Coding:</w:t>
      </w:r>
      <w:r w:rsidR="000A34CA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 xml:space="preserve"> If the transmitted signal is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0"/>
            <w:szCs w:val="20"/>
          </w:rPr>
          <m:t>y</m:t>
        </m:r>
        <m:d>
          <m:dPr>
            <m:ctrlPr>
              <w:rPr>
                <w:rFonts w:ascii="Cambria Math" w:eastAsia="Times New Roman" w:hAnsi="Cambria Math" w:cs="Times New Roman"/>
                <w:b/>
                <w:bCs/>
                <w:i/>
                <w:iCs/>
                <w:sz w:val="20"/>
                <w:szCs w:val="20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</w:rPr>
              <m:t>t</m:t>
            </m:r>
          </m:e>
        </m:d>
        <m:r>
          <m:rPr>
            <m:sty m:val="bi"/>
          </m:rPr>
          <w:rPr>
            <w:rFonts w:ascii="Cambria Math" w:eastAsia="Times New Roman" w:hAnsi="Cambria Math" w:cs="Times New Roman"/>
            <w:sz w:val="20"/>
            <w:szCs w:val="20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eastAsia="Times New Roman" w:hAnsi="Cambria Math" w:cs="Times New Roman"/>
                <w:b/>
                <w:bCs/>
                <w:i/>
                <w:iCs/>
                <w:sz w:val="20"/>
                <w:szCs w:val="20"/>
              </w:rPr>
            </m:ctrlPr>
          </m:naryPr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</w:rPr>
              <m:t>k</m:t>
            </m:r>
          </m:sub>
          <m:sup/>
          <m:e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k</m:t>
                </m:r>
              </m:sub>
            </m:s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</w:rPr>
              <m:t>p(t-k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b</m:t>
                </m:r>
              </m:sub>
            </m:s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</w:rPr>
              <m:t>)</m:t>
            </m:r>
          </m:e>
        </m:nary>
      </m:oMath>
      <w:r w:rsidR="000D1E0D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 xml:space="preserve"> where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i/>
                <w:iCs/>
                <w:sz w:val="20"/>
                <w:szCs w:val="20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</w:rPr>
              <m:t>b</m:t>
            </m:r>
          </m:sub>
        </m:sSub>
      </m:oMath>
      <w:r w:rsidR="000D1E0D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 xml:space="preserve"> is bit duration and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i/>
                <w:iCs/>
                <w:sz w:val="20"/>
                <w:szCs w:val="20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</w:rPr>
              <m:t>k</m:t>
            </m:r>
          </m:sub>
        </m:sSub>
      </m:oMath>
      <w:r w:rsidR="000D1E0D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 xml:space="preserve"> is line code amplitude</w:t>
      </w:r>
      <w:r w:rsidR="00904C23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 xml:space="preserve">, then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0"/>
            <w:szCs w:val="20"/>
          </w:rPr>
          <m:t>y</m:t>
        </m:r>
        <m:d>
          <m:dPr>
            <m:ctrlPr>
              <w:rPr>
                <w:rFonts w:ascii="Cambria Math" w:eastAsia="Times New Roman" w:hAnsi="Cambria Math" w:cs="Times New Roman"/>
                <w:b/>
                <w:bCs/>
                <w:i/>
                <w:iCs/>
                <w:sz w:val="20"/>
                <w:szCs w:val="20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</w:rPr>
              <m:t>t</m:t>
            </m:r>
          </m:e>
        </m:d>
        <m:r>
          <m:rPr>
            <m:sty m:val="bi"/>
          </m:rPr>
          <w:rPr>
            <w:rFonts w:ascii="Cambria Math" w:eastAsia="Times New Roman" w:hAnsi="Cambria Math" w:cs="Times New Roman"/>
            <w:sz w:val="20"/>
            <w:szCs w:val="20"/>
          </w:rPr>
          <m:t>=p</m:t>
        </m:r>
        <m:d>
          <m:dPr>
            <m:ctrlPr>
              <w:rPr>
                <w:rFonts w:ascii="Cambria Math" w:eastAsia="Times New Roman" w:hAnsi="Cambria Math" w:cs="Times New Roman"/>
                <w:b/>
                <w:bCs/>
                <w:i/>
                <w:iCs/>
                <w:sz w:val="20"/>
                <w:szCs w:val="20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</w:rPr>
              <m:t>t</m:t>
            </m:r>
          </m:e>
        </m:d>
        <m:r>
          <m:rPr>
            <m:sty m:val="bi"/>
          </m:rPr>
          <w:rPr>
            <w:rFonts w:ascii="Cambria Math" w:eastAsia="Times New Roman" w:hAnsi="Cambria Math" w:cs="Times New Roman"/>
            <w:sz w:val="20"/>
            <w:szCs w:val="20"/>
          </w:rPr>
          <m:t>*</m:t>
        </m:r>
        <m:nary>
          <m:naryPr>
            <m:chr m:val="∑"/>
            <m:limLoc m:val="undOvr"/>
            <m:supHide m:val="1"/>
            <m:ctrlPr>
              <w:rPr>
                <w:rFonts w:ascii="Cambria Math" w:eastAsia="Times New Roman" w:hAnsi="Cambria Math" w:cs="Times New Roman"/>
                <w:b/>
                <w:bCs/>
                <w:i/>
                <w:iCs/>
                <w:sz w:val="20"/>
                <w:szCs w:val="20"/>
              </w:rPr>
            </m:ctrlPr>
          </m:naryPr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</w:rPr>
              <m:t>k</m:t>
            </m:r>
          </m:sub>
          <m:sup/>
          <m:e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k</m:t>
                </m:r>
              </m:sub>
            </m:s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val="el-GR"/>
              </w:rPr>
              <m:t>δ</m:t>
            </m:r>
            <m:d>
              <m:dPr>
                <m:ctrlPr>
                  <w:rPr>
                    <w:rFonts w:ascii="Cambria Math" w:eastAsia="Times New Roman" w:hAnsi="Cambria Math" w:cs="Times New Roman"/>
                    <w:b/>
                    <w:bCs/>
                    <w:i/>
                    <w:iCs/>
                    <w:sz w:val="20"/>
                    <w:szCs w:val="20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t-k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b</m:t>
                    </m:r>
                  </m:sub>
                </m:sSub>
              </m:e>
            </m:d>
          </m:e>
        </m:nary>
        <m:r>
          <m:rPr>
            <m:sty m:val="bi"/>
          </m:rPr>
          <w:rPr>
            <w:rFonts w:ascii="Cambria Math" w:eastAsia="Times New Roman" w:hAnsi="Cambria Math" w:cs="Times New Roman"/>
            <w:sz w:val="20"/>
            <w:szCs w:val="20"/>
          </w:rPr>
          <m:t>=p</m:t>
        </m:r>
        <m:d>
          <m:dPr>
            <m:ctrlPr>
              <w:rPr>
                <w:rFonts w:ascii="Cambria Math" w:eastAsia="Times New Roman" w:hAnsi="Cambria Math" w:cs="Times New Roman"/>
                <w:b/>
                <w:bCs/>
                <w:i/>
                <w:iCs/>
                <w:sz w:val="20"/>
                <w:szCs w:val="20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</w:rPr>
              <m:t>t</m:t>
            </m:r>
          </m:e>
        </m:d>
        <m:r>
          <m:rPr>
            <m:sty m:val="bi"/>
          </m:rPr>
          <w:rPr>
            <w:rFonts w:ascii="Cambria Math" w:eastAsia="Times New Roman" w:hAnsi="Cambria Math" w:cs="Times New Roman"/>
            <w:sz w:val="20"/>
            <w:szCs w:val="20"/>
          </w:rPr>
          <m:t>*x(t)</m:t>
        </m:r>
      </m:oMath>
      <w:r w:rsidR="0031204A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 xml:space="preserve"> and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i/>
                <w:iCs/>
                <w:sz w:val="20"/>
                <w:szCs w:val="20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</w:rPr>
              <m:t>y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b/>
                <w:bCs/>
                <w:i/>
                <w:iCs/>
                <w:sz w:val="20"/>
                <w:szCs w:val="20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</w:rPr>
              <m:t>f</m:t>
            </m:r>
          </m:e>
        </m:d>
        <m:r>
          <m:rPr>
            <m:sty m:val="bi"/>
          </m:rPr>
          <w:rPr>
            <w:rFonts w:ascii="Cambria Math" w:eastAsia="Times New Roman" w:hAnsi="Cambria Math" w:cs="Times New Roman"/>
            <w:sz w:val="20"/>
            <w:szCs w:val="20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b/>
                <w:bCs/>
                <w:i/>
                <w:iCs/>
                <w:sz w:val="20"/>
                <w:szCs w:val="20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eastAsia="Times New Roman" w:hAnsi="Cambria Math" w:cs="Times New Roman"/>
                    <w:b/>
                    <w:bCs/>
                    <w:i/>
                    <w:iCs/>
                    <w:sz w:val="20"/>
                    <w:szCs w:val="20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p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iCs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f</m:t>
                    </m:r>
                  </m:e>
                </m:d>
              </m:e>
            </m:d>
          </m:e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</w:rPr>
              <m:t>2</m:t>
            </m:r>
          </m:sup>
        </m:sSup>
        <m:sSub>
          <m:sSubPr>
            <m:ctrlPr>
              <w:rPr>
                <w:rFonts w:ascii="Cambria Math" w:eastAsia="Times New Roman" w:hAnsi="Cambria Math" w:cs="Times New Roman"/>
                <w:b/>
                <w:bCs/>
                <w:i/>
                <w:iCs/>
                <w:sz w:val="20"/>
                <w:szCs w:val="20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</w:rPr>
              <m:t>x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sz w:val="20"/>
            <w:szCs w:val="20"/>
          </w:rPr>
          <m:t>(f)</m:t>
        </m:r>
      </m:oMath>
      <w:r w:rsidR="00521A7D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 xml:space="preserve"> and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i/>
                <w:iCs/>
                <w:sz w:val="20"/>
                <w:szCs w:val="20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</w:rPr>
              <m:t>x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sz w:val="20"/>
            <w:szCs w:val="20"/>
          </w:rPr>
          <m:t>(f)↔</m:t>
        </m:r>
        <m:sSub>
          <m:sSubPr>
            <m:ctrlPr>
              <w:rPr>
                <w:rFonts w:ascii="Cambria Math" w:eastAsia="Times New Roman" w:hAnsi="Cambria Math" w:cs="Times New Roman"/>
                <w:b/>
                <w:bCs/>
                <w:i/>
                <w:iCs/>
                <w:sz w:val="20"/>
                <w:szCs w:val="20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</w:rPr>
              <m:t>x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sz w:val="20"/>
            <w:szCs w:val="20"/>
          </w:rPr>
          <m:t>(</m:t>
        </m:r>
        <m:r>
          <m:rPr>
            <m:sty m:val="bi"/>
          </m:rPr>
          <w:rPr>
            <w:rFonts w:ascii="Cambria Math" w:eastAsia="Times New Roman" w:hAnsi="Cambria Math" w:cs="Times New Roman"/>
            <w:sz w:val="20"/>
            <w:szCs w:val="20"/>
            <w:lang w:val="el-GR"/>
          </w:rPr>
          <m:t>τ</m:t>
        </m:r>
        <m:r>
          <m:rPr>
            <m:sty m:val="bi"/>
          </m:rPr>
          <w:rPr>
            <w:rFonts w:ascii="Cambria Math" w:eastAsia="Times New Roman" w:hAnsi="Cambria Math" w:cs="Times New Roman"/>
            <w:sz w:val="20"/>
            <w:szCs w:val="20"/>
          </w:rPr>
          <m:t>)</m:t>
        </m:r>
      </m:oMath>
    </w:p>
    <w:p w14:paraId="206F076E" w14:textId="65AB213B" w:rsidR="005A0988" w:rsidRPr="00F53F3E" w:rsidRDefault="009F7A1F" w:rsidP="005628AC">
      <w:pPr>
        <w:tabs>
          <w:tab w:val="right" w:pos="11664"/>
        </w:tabs>
        <w:spacing w:line="240" w:lineRule="auto"/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>Optimal Demodulator:</w:t>
      </w:r>
    </w:p>
    <w:p w14:paraId="68D41470" w14:textId="6079D550" w:rsidR="009F7A1F" w:rsidRDefault="0061675C" w:rsidP="005628AC">
      <w:pPr>
        <w:tabs>
          <w:tab w:val="right" w:pos="11664"/>
        </w:tabs>
        <w:spacing w:line="240" w:lineRule="auto"/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iCs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8351" behindDoc="0" locked="0" layoutInCell="1" allowOverlap="1" wp14:anchorId="3A28361E" wp14:editId="3EC29C2B">
                <wp:simplePos x="0" y="0"/>
                <wp:positionH relativeFrom="column">
                  <wp:posOffset>3168716</wp:posOffset>
                </wp:positionH>
                <wp:positionV relativeFrom="paragraph">
                  <wp:posOffset>-56631</wp:posOffset>
                </wp:positionV>
                <wp:extent cx="51480" cy="586080"/>
                <wp:effectExtent l="38100" t="38100" r="37465" b="36830"/>
                <wp:wrapNone/>
                <wp:docPr id="794220835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51480" cy="58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CE3335" id="Ink 88" o:spid="_x0000_s1026" type="#_x0000_t75" style="position:absolute;margin-left:248.8pt;margin-top:-5.15pt;width:5.45pt;height:47.6pt;z-index:2516583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">
                <v:imagedata r:id="rId20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iCs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8349" behindDoc="0" locked="0" layoutInCell="1" allowOverlap="1" wp14:anchorId="3A949BD9" wp14:editId="61934B54">
                <wp:simplePos x="0" y="0"/>
                <wp:positionH relativeFrom="column">
                  <wp:posOffset>3245485</wp:posOffset>
                </wp:positionH>
                <wp:positionV relativeFrom="paragraph">
                  <wp:posOffset>27940</wp:posOffset>
                </wp:positionV>
                <wp:extent cx="286965" cy="158190"/>
                <wp:effectExtent l="38100" t="38100" r="43815" b="45085"/>
                <wp:wrapNone/>
                <wp:docPr id="1016759622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286965" cy="158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795C32" id="Ink 76" o:spid="_x0000_s1026" type="#_x0000_t75" style="position:absolute;margin-left:254.85pt;margin-top:1.5pt;width:24.05pt;height:13.85pt;z-index:2516583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">
                <v:imagedata r:id="rId20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iCs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8348" behindDoc="0" locked="0" layoutInCell="1" allowOverlap="1" wp14:anchorId="6CE65DA1" wp14:editId="7AB3D226">
                <wp:simplePos x="0" y="0"/>
                <wp:positionH relativeFrom="column">
                  <wp:posOffset>3287516</wp:posOffset>
                </wp:positionH>
                <wp:positionV relativeFrom="paragraph">
                  <wp:posOffset>53889</wp:posOffset>
                </wp:positionV>
                <wp:extent cx="360" cy="124920"/>
                <wp:effectExtent l="38100" t="38100" r="38100" b="40640"/>
                <wp:wrapNone/>
                <wp:docPr id="1376008085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360" cy="12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8B1DB5" id="Ink 70" o:spid="_x0000_s1026" type="#_x0000_t75" style="position:absolute;margin-left:258.15pt;margin-top:3.55pt;width:1.45pt;height:11.3pt;z-index:2516583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">
                <v:imagedata r:id="rId20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iCs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8347" behindDoc="0" locked="0" layoutInCell="1" allowOverlap="1" wp14:anchorId="2BE23BA4" wp14:editId="0E75BFB1">
                <wp:simplePos x="0" y="0"/>
                <wp:positionH relativeFrom="column">
                  <wp:posOffset>1291590</wp:posOffset>
                </wp:positionH>
                <wp:positionV relativeFrom="paragraph">
                  <wp:posOffset>-41910</wp:posOffset>
                </wp:positionV>
                <wp:extent cx="1792675" cy="508000"/>
                <wp:effectExtent l="38100" t="38100" r="36195" b="38100"/>
                <wp:wrapNone/>
                <wp:docPr id="1877107863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1792675" cy="50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8C2811" id="Ink 66" o:spid="_x0000_s1026" type="#_x0000_t75" style="position:absolute;margin-left:101pt;margin-top:-4pt;width:142.55pt;height:41.4pt;z-index:2516583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">
                <v:imagedata r:id="rId20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iCs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8343" behindDoc="0" locked="0" layoutInCell="1" allowOverlap="1" wp14:anchorId="235088D3" wp14:editId="42434E85">
                <wp:simplePos x="0" y="0"/>
                <wp:positionH relativeFrom="column">
                  <wp:posOffset>1016635</wp:posOffset>
                </wp:positionH>
                <wp:positionV relativeFrom="paragraph">
                  <wp:posOffset>87630</wp:posOffset>
                </wp:positionV>
                <wp:extent cx="163830" cy="160655"/>
                <wp:effectExtent l="38100" t="38100" r="1270" b="42545"/>
                <wp:wrapNone/>
                <wp:docPr id="86652198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163830" cy="160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FFD372" id="Ink 21" o:spid="_x0000_s1026" type="#_x0000_t75" style="position:absolute;margin-left:79.35pt;margin-top:6.2pt;width:14.3pt;height:14.05pt;z-index:2516583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">
                <v:imagedata r:id="rId21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iCs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8342" behindDoc="0" locked="0" layoutInCell="1" allowOverlap="1" wp14:anchorId="0086EEBB" wp14:editId="53A1C420">
                <wp:simplePos x="0" y="0"/>
                <wp:positionH relativeFrom="column">
                  <wp:posOffset>871196</wp:posOffset>
                </wp:positionH>
                <wp:positionV relativeFrom="paragraph">
                  <wp:posOffset>126249</wp:posOffset>
                </wp:positionV>
                <wp:extent cx="15480" cy="107640"/>
                <wp:effectExtent l="38100" t="38100" r="22860" b="45085"/>
                <wp:wrapNone/>
                <wp:docPr id="1211062428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15480" cy="10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1B35D6" id="Ink 13" o:spid="_x0000_s1026" type="#_x0000_t75" style="position:absolute;margin-left:67.9pt;margin-top:9.25pt;width:2.6pt;height:9.9pt;z-index:2516583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">
                <v:imagedata r:id="rId21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iCs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8341" behindDoc="0" locked="0" layoutInCell="1" allowOverlap="1" wp14:anchorId="7FB0025D" wp14:editId="65594D14">
                <wp:simplePos x="0" y="0"/>
                <wp:positionH relativeFrom="column">
                  <wp:posOffset>673916</wp:posOffset>
                </wp:positionH>
                <wp:positionV relativeFrom="paragraph">
                  <wp:posOffset>175209</wp:posOffset>
                </wp:positionV>
                <wp:extent cx="202680" cy="360"/>
                <wp:effectExtent l="38100" t="38100" r="38735" b="38100"/>
                <wp:wrapNone/>
                <wp:docPr id="182077909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2026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4E29A4" id="Ink 10" o:spid="_x0000_s1026" type="#_x0000_t75" style="position:absolute;margin-left:52.35pt;margin-top:13.1pt;width:17.35pt;height:1.45pt;z-index:2516583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">
                <v:imagedata r:id="rId21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iCs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8340" behindDoc="0" locked="0" layoutInCell="1" allowOverlap="1" wp14:anchorId="5EBEB431" wp14:editId="233E9033">
                <wp:simplePos x="0" y="0"/>
                <wp:positionH relativeFrom="column">
                  <wp:posOffset>91440</wp:posOffset>
                </wp:positionH>
                <wp:positionV relativeFrom="paragraph">
                  <wp:posOffset>107315</wp:posOffset>
                </wp:positionV>
                <wp:extent cx="391230" cy="137580"/>
                <wp:effectExtent l="38100" t="38100" r="27940" b="40640"/>
                <wp:wrapNone/>
                <wp:docPr id="2137352816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391230" cy="137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E8A851" id="Ink 7" o:spid="_x0000_s1026" type="#_x0000_t75" style="position:absolute;margin-left:6.5pt;margin-top:7.75pt;width:32.2pt;height:12.3pt;z-index:2516583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">
                <v:imagedata r:id="rId21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>`</w:t>
      </w:r>
    </w:p>
    <w:p w14:paraId="5E25CB12" w14:textId="24E24B0F" w:rsidR="0061675C" w:rsidRPr="00F53F3E" w:rsidRDefault="0061675C" w:rsidP="005628AC">
      <w:pPr>
        <w:tabs>
          <w:tab w:val="right" w:pos="11664"/>
        </w:tabs>
        <w:spacing w:line="240" w:lineRule="auto"/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iCs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8352" behindDoc="0" locked="0" layoutInCell="1" allowOverlap="1" wp14:anchorId="186653A5" wp14:editId="3CB4003C">
                <wp:simplePos x="0" y="0"/>
                <wp:positionH relativeFrom="column">
                  <wp:posOffset>3177716</wp:posOffset>
                </wp:positionH>
                <wp:positionV relativeFrom="paragraph">
                  <wp:posOffset>-295641</wp:posOffset>
                </wp:positionV>
                <wp:extent cx="567360" cy="601920"/>
                <wp:effectExtent l="38100" t="38100" r="29845" b="46355"/>
                <wp:wrapNone/>
                <wp:docPr id="1484780250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567360" cy="60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506BAC" id="Ink 89" o:spid="_x0000_s1026" type="#_x0000_t75" style="position:absolute;margin-left:249.5pt;margin-top:-24pt;width:46.05pt;height:48.85pt;z-index:25165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">
                <v:imagedata r:id="rId21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iCs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8350" behindDoc="0" locked="0" layoutInCell="1" allowOverlap="1" wp14:anchorId="3260D974" wp14:editId="1E12CB4C">
                <wp:simplePos x="0" y="0"/>
                <wp:positionH relativeFrom="column">
                  <wp:posOffset>3272155</wp:posOffset>
                </wp:positionH>
                <wp:positionV relativeFrom="paragraph">
                  <wp:posOffset>59690</wp:posOffset>
                </wp:positionV>
                <wp:extent cx="324385" cy="171450"/>
                <wp:effectExtent l="38100" t="38100" r="0" b="44450"/>
                <wp:wrapNone/>
                <wp:docPr id="269044879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324385" cy="171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430D7D" id="Ink 86" o:spid="_x0000_s1026" type="#_x0000_t75" style="position:absolute;margin-left:256.95pt;margin-top:4pt;width:27pt;height:14.9pt;z-index:2516583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">
                <v:imagedata r:id="rId22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iCs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8346" behindDoc="0" locked="0" layoutInCell="1" allowOverlap="1" wp14:anchorId="1DD0CBC9" wp14:editId="61AF9047">
                <wp:simplePos x="0" y="0"/>
                <wp:positionH relativeFrom="column">
                  <wp:posOffset>1520996</wp:posOffset>
                </wp:positionH>
                <wp:positionV relativeFrom="paragraph">
                  <wp:posOffset>220959</wp:posOffset>
                </wp:positionV>
                <wp:extent cx="477360" cy="2160"/>
                <wp:effectExtent l="25400" t="38100" r="43815" b="48895"/>
                <wp:wrapNone/>
                <wp:docPr id="1703512258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47736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6A739A" id="Ink 42" o:spid="_x0000_s1026" type="#_x0000_t75" style="position:absolute;margin-left:119.05pt;margin-top:16.7pt;width:39.05pt;height:1.55pt;z-index:2516583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">
                <v:imagedata r:id="rId22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iCs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8345" behindDoc="0" locked="0" layoutInCell="1" allowOverlap="1" wp14:anchorId="7580CA4D" wp14:editId="7E2C0E39">
                <wp:simplePos x="0" y="0"/>
                <wp:positionH relativeFrom="column">
                  <wp:posOffset>1564640</wp:posOffset>
                </wp:positionH>
                <wp:positionV relativeFrom="paragraph">
                  <wp:posOffset>25400</wp:posOffset>
                </wp:positionV>
                <wp:extent cx="402045" cy="138980"/>
                <wp:effectExtent l="38100" t="38100" r="17145" b="39370"/>
                <wp:wrapNone/>
                <wp:docPr id="1532522445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402045" cy="138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A8BAE9" id="Ink 41" o:spid="_x0000_s1026" type="#_x0000_t75" style="position:absolute;margin-left:122.5pt;margin-top:1.3pt;width:33.05pt;height:12.4pt;z-index:2516583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">
                <v:imagedata r:id="rId22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iCs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8344" behindDoc="0" locked="0" layoutInCell="1" allowOverlap="1" wp14:anchorId="57EF485E" wp14:editId="2F883A74">
                <wp:simplePos x="0" y="0"/>
                <wp:positionH relativeFrom="column">
                  <wp:posOffset>894080</wp:posOffset>
                </wp:positionH>
                <wp:positionV relativeFrom="paragraph">
                  <wp:posOffset>116205</wp:posOffset>
                </wp:positionV>
                <wp:extent cx="483935" cy="156210"/>
                <wp:effectExtent l="38100" t="38100" r="0" b="46990"/>
                <wp:wrapNone/>
                <wp:docPr id="941184706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483935" cy="156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ACCE39" id="Ink 32" o:spid="_x0000_s1026" type="#_x0000_t75" style="position:absolute;margin-left:69.7pt;margin-top:8.45pt;width:39.5pt;height:13.7pt;z-index:251658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">
                <v:imagedata r:id="rId226" o:title=""/>
              </v:shape>
            </w:pict>
          </mc:Fallback>
        </mc:AlternateContent>
      </w:r>
    </w:p>
    <w:p w14:paraId="2A081634" w14:textId="77777777" w:rsidR="0061675C" w:rsidRDefault="0061675C" w:rsidP="00A70227">
      <w:pPr>
        <w:tabs>
          <w:tab w:val="right" w:pos="11664"/>
        </w:tabs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</w:pPr>
    </w:p>
    <w:p w14:paraId="7B9499D0" w14:textId="161C51E1" w:rsidR="0061675C" w:rsidRDefault="00F515CE" w:rsidP="00A70227">
      <w:pPr>
        <w:tabs>
          <w:tab w:val="right" w:pos="11664"/>
        </w:tabs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 xml:space="preserve">BPSK: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0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t</m:t>
            </m:r>
          </m:e>
        </m:d>
        <m:r>
          <m:rPr>
            <m:sty m:val="bi"/>
          </m:rPr>
          <w:rPr>
            <w:rFonts w:ascii="Cambria Math" w:eastAsia="Times New Roman" w:hAnsi="Cambria Math" w:cs="Times New Roman"/>
            <w:sz w:val="20"/>
            <w:szCs w:val="20"/>
            <w:lang w:eastAsia="zh-CN"/>
          </w:rPr>
          <m:t>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radPr>
          <m:deg/>
          <m:e>
            <m:f>
              <m:fPr>
                <m:ctrlPr>
                  <w:rPr>
                    <w:rFonts w:ascii="Cambria Math" w:eastAsia="Times New Roman" w:hAnsi="Cambria Math" w:cs="Times New Roman"/>
                    <w:b/>
                    <w:i/>
                    <w:sz w:val="20"/>
                    <w:szCs w:val="20"/>
                    <w:lang w:eastAsia="zh-CN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  <w:lang w:eastAsia="zh-CN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  <w:lang w:eastAsia="zh-CN"/>
                  </w:rPr>
                  <m:t>E</m:t>
                </m:r>
              </m:num>
              <m:den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  <w:lang w:eastAsia="zh-CN"/>
                  </w:rPr>
                  <m:t>T</m:t>
                </m:r>
              </m:den>
            </m:f>
          </m:e>
        </m:rad>
        <m:r>
          <m:rPr>
            <m:sty m:val="bi"/>
          </m:rPr>
          <w:rPr>
            <w:rFonts w:ascii="Cambria Math" w:eastAsia="Times New Roman" w:hAnsi="Cambria Math" w:cs="Times New Roman"/>
            <w:sz w:val="20"/>
            <w:szCs w:val="20"/>
            <w:lang w:eastAsia="zh-CN"/>
          </w:rPr>
          <m:t>cos(</m:t>
        </m:r>
        <m:sSub>
          <m:sSubPr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val="el-GR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</w:rPr>
              <m:t>c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sz w:val="20"/>
            <w:szCs w:val="20"/>
            <w:lang w:eastAsia="zh-CN"/>
          </w:rPr>
          <m:t>t)</m:t>
        </m:r>
        <m:sSub>
          <m:sSubPr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T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sz w:val="20"/>
            <w:szCs w:val="20"/>
            <w:lang w:eastAsia="zh-CN"/>
          </w:rPr>
          <m:t>(t)</m:t>
        </m:r>
      </m:oMath>
      <w:r w:rsidR="0095660B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 xml:space="preserve"> and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1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t</m:t>
            </m:r>
          </m:e>
        </m:d>
        <m:r>
          <m:rPr>
            <m:sty m:val="bi"/>
          </m:rPr>
          <w:rPr>
            <w:rFonts w:ascii="Cambria Math" w:eastAsia="Times New Roman" w:hAnsi="Cambria Math" w:cs="Times New Roman"/>
            <w:sz w:val="20"/>
            <w:szCs w:val="20"/>
            <w:lang w:eastAsia="zh-CN"/>
          </w:rPr>
          <m:t>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radPr>
          <m:deg/>
          <m:e>
            <m:f>
              <m:fPr>
                <m:ctrlPr>
                  <w:rPr>
                    <w:rFonts w:ascii="Cambria Math" w:eastAsia="Times New Roman" w:hAnsi="Cambria Math" w:cs="Times New Roman"/>
                    <w:b/>
                    <w:i/>
                    <w:sz w:val="20"/>
                    <w:szCs w:val="20"/>
                    <w:lang w:eastAsia="zh-CN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  <w:lang w:eastAsia="zh-CN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  <w:lang w:eastAsia="zh-CN"/>
                  </w:rPr>
                  <m:t>E</m:t>
                </m:r>
              </m:num>
              <m:den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  <w:lang w:eastAsia="zh-CN"/>
                  </w:rPr>
                  <m:t>T</m:t>
                </m:r>
              </m:den>
            </m:f>
          </m:e>
        </m:rad>
        <m:r>
          <m:rPr>
            <m:sty m:val="bi"/>
          </m:rPr>
          <w:rPr>
            <w:rFonts w:ascii="Cambria Math" w:eastAsia="Times New Roman" w:hAnsi="Cambria Math" w:cs="Times New Roman"/>
            <w:sz w:val="20"/>
            <w:szCs w:val="20"/>
            <w:lang w:eastAsia="zh-CN"/>
          </w:rPr>
          <m:t>cos</m:t>
        </m:r>
        <m:d>
          <m:dPr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i/>
                    <w:sz w:val="20"/>
                    <w:szCs w:val="20"/>
                    <w:lang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  <w:lang w:val="el-GR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c</m:t>
                </m:r>
              </m:sub>
            </m:s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t+</m:t>
            </m:r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val="el-GR" w:eastAsia="zh-TW"/>
              </w:rPr>
              <m:t>π</m:t>
            </m:r>
          </m:e>
        </m:d>
        <m:sSub>
          <m:sSubPr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T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t</m:t>
            </m:r>
          </m:e>
        </m:d>
        <m:r>
          <m:rPr>
            <m:sty m:val="bi"/>
          </m:rPr>
          <w:rPr>
            <w:rFonts w:ascii="Cambria Math" w:eastAsia="Times New Roman" w:hAnsi="Cambria Math" w:cs="Times New Roman"/>
            <w:sz w:val="20"/>
            <w:szCs w:val="20"/>
            <w:lang w:eastAsia="zh-CN"/>
          </w:rPr>
          <m:t>=-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radPr>
          <m:deg/>
          <m:e>
            <m:f>
              <m:fPr>
                <m:ctrlPr>
                  <w:rPr>
                    <w:rFonts w:ascii="Cambria Math" w:eastAsia="Times New Roman" w:hAnsi="Cambria Math" w:cs="Times New Roman"/>
                    <w:b/>
                    <w:i/>
                    <w:sz w:val="20"/>
                    <w:szCs w:val="20"/>
                    <w:lang w:eastAsia="zh-CN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  <w:lang w:eastAsia="zh-CN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  <w:lang w:eastAsia="zh-CN"/>
                  </w:rPr>
                  <m:t>E</m:t>
                </m:r>
              </m:num>
              <m:den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  <w:lang w:eastAsia="zh-CN"/>
                  </w:rPr>
                  <m:t>T</m:t>
                </m:r>
              </m:den>
            </m:f>
          </m:e>
        </m:rad>
        <m:r>
          <m:rPr>
            <m:sty m:val="bi"/>
          </m:rPr>
          <w:rPr>
            <w:rFonts w:ascii="Cambria Math" w:eastAsia="Times New Roman" w:hAnsi="Cambria Math" w:cs="Times New Roman"/>
            <w:sz w:val="20"/>
            <w:szCs w:val="20"/>
            <w:lang w:eastAsia="zh-CN"/>
          </w:rPr>
          <m:t>cos</m:t>
        </m:r>
        <m:d>
          <m:dPr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i/>
                    <w:sz w:val="20"/>
                    <w:szCs w:val="20"/>
                    <w:lang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  <w:lang w:val="el-GR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c</m:t>
                </m:r>
              </m:sub>
            </m:s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t</m:t>
            </m:r>
          </m:e>
        </m:d>
        <m:sSub>
          <m:sSubPr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T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t</m:t>
            </m:r>
          </m:e>
        </m:d>
      </m:oMath>
      <w:r w:rsidR="00816415" w:rsidRPr="00816415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 xml:space="preserve">, </w:t>
      </w:r>
      <w:r w:rsidR="00816415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 xml:space="preserve">Antipodal since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0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t</m:t>
            </m:r>
          </m:e>
        </m:d>
        <m:r>
          <m:rPr>
            <m:sty m:val="bi"/>
          </m:rPr>
          <w:rPr>
            <w:rFonts w:ascii="Cambria Math" w:eastAsia="Times New Roman" w:hAnsi="Cambria Math" w:cs="Times New Roman"/>
            <w:sz w:val="20"/>
            <w:szCs w:val="20"/>
            <w:lang w:eastAsia="zh-CN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-s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1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t</m:t>
            </m:r>
          </m:e>
        </m:d>
      </m:oMath>
      <w:r w:rsidR="00E7095A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 xml:space="preserve">;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0"/>
            <w:szCs w:val="20"/>
            <w:lang w:eastAsia="zh-CN"/>
          </w:rPr>
          <m:t>E=</m:t>
        </m:r>
        <m:sSup>
          <m:sSupPr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|</m:t>
            </m:r>
            <m:d>
              <m:dPr>
                <m:begChr m:val="|"/>
                <m:endChr m:val="|"/>
                <m:ctrlPr>
                  <w:rPr>
                    <w:rFonts w:ascii="Cambria Math" w:eastAsia="Times New Roman" w:hAnsi="Cambria Math" w:cs="Times New Roman"/>
                    <w:b/>
                    <w:i/>
                    <w:sz w:val="20"/>
                    <w:szCs w:val="20"/>
                    <w:lang w:eastAsia="zh-CN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i/>
                        <w:sz w:val="20"/>
                        <w:szCs w:val="20"/>
                        <w:lang w:eastAsia="zh-CN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0"/>
                        <w:szCs w:val="20"/>
                        <w:lang w:eastAsia="zh-CN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0"/>
                        <w:szCs w:val="20"/>
                        <w:lang w:eastAsia="zh-CN"/>
                      </w:rPr>
                      <m:t>0</m:t>
                    </m:r>
                  </m:sub>
                </m:sSub>
              </m:e>
            </m:d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|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2</m:t>
            </m:r>
          </m:sup>
        </m:sSup>
      </m:oMath>
      <w:r w:rsidR="00993BD0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>=</w:t>
      </w:r>
      <m:oMath>
        <m:sSup>
          <m:sSupPr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||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i/>
                    <w:sz w:val="20"/>
                    <w:szCs w:val="20"/>
                    <w:lang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  <w:lang w:eastAsia="zh-CN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  <w:lang w:eastAsia="zh-CN"/>
                  </w:rPr>
                  <m:t>1</m:t>
                </m:r>
              </m:sub>
            </m:s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||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2</m:t>
            </m:r>
          </m:sup>
        </m:sSup>
        <m:r>
          <m:rPr>
            <m:sty m:val="bi"/>
          </m:rPr>
          <w:rPr>
            <w:rFonts w:ascii="Cambria Math" w:eastAsia="Times New Roman" w:hAnsi="Cambria Math" w:cs="Times New Roman"/>
            <w:sz w:val="20"/>
            <w:szCs w:val="20"/>
            <w:lang w:eastAsia="zh-CN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2</m:t>
            </m:r>
          </m:den>
        </m:f>
        <m:sSup>
          <m:sSupPr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||</m:t>
            </m:r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b/>
                    <w:i/>
                    <w:sz w:val="20"/>
                    <w:szCs w:val="20"/>
                    <w:lang w:eastAsia="zh-CN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b/>
                        <w:i/>
                        <w:sz w:val="20"/>
                        <w:szCs w:val="20"/>
                        <w:lang w:eastAsia="zh-CN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0"/>
                        <w:szCs w:val="20"/>
                        <w:lang w:eastAsia="zh-CN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0"/>
                        <w:szCs w:val="20"/>
                        <w:lang w:eastAsia="zh-CN"/>
                      </w:rPr>
                      <m:t>E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0"/>
                        <w:szCs w:val="20"/>
                        <w:lang w:eastAsia="zh-CN"/>
                      </w:rPr>
                      <m:t>T</m:t>
                    </m:r>
                  </m:den>
                </m:f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i/>
                        <w:sz w:val="20"/>
                        <w:szCs w:val="20"/>
                        <w:lang w:eastAsia="zh-CN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0"/>
                        <w:szCs w:val="20"/>
                        <w:lang w:eastAsia="zh-CN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0"/>
                        <w:szCs w:val="20"/>
                        <w:lang w:eastAsia="zh-CN"/>
                      </w:rPr>
                      <m:t>T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  <w:lang w:eastAsia="zh-CN"/>
                  </w:rPr>
                  <m:t>(t)</m:t>
                </m:r>
              </m:e>
            </m:rad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||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2</m:t>
            </m:r>
          </m:sup>
        </m:sSup>
        <m:r>
          <m:rPr>
            <m:sty m:val="bi"/>
          </m:rPr>
          <w:rPr>
            <w:rFonts w:ascii="Cambria Math" w:eastAsia="Times New Roman" w:hAnsi="Cambria Math" w:cs="Times New Roman"/>
            <w:sz w:val="20"/>
            <w:szCs w:val="20"/>
            <w:lang w:eastAsia="zh-CN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E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T</m:t>
            </m:r>
          </m:den>
        </m:f>
        <m:nary>
          <m:naryPr>
            <m:limLoc m:val="subSup"/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naryPr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T</m:t>
            </m:r>
          </m:sup>
          <m:e>
            <m:sSup>
              <m:sSupPr>
                <m:ctrlPr>
                  <w:rPr>
                    <w:rFonts w:ascii="Cambria Math" w:eastAsia="Times New Roman" w:hAnsi="Cambria Math" w:cs="Times New Roman"/>
                    <w:b/>
                    <w:i/>
                    <w:sz w:val="20"/>
                    <w:szCs w:val="20"/>
                    <w:lang w:eastAsia="zh-CN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  <w:lang w:eastAsia="zh-CN"/>
                  </w:rPr>
                  <m:t>1</m:t>
                </m:r>
              </m:e>
              <m: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  <w:lang w:eastAsia="zh-CN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dt=E</m:t>
            </m:r>
          </m:e>
        </m:nary>
      </m:oMath>
      <w:r w:rsidR="00F107AC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 xml:space="preserve">, so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0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sz w:val="20"/>
            <w:szCs w:val="20"/>
            <w:lang w:eastAsia="zh-CN"/>
          </w:rPr>
          <m:t>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E</m:t>
            </m:r>
          </m:e>
        </m:rad>
      </m:oMath>
      <w:r w:rsidR="00F107AC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 xml:space="preserve"> and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1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sz w:val="20"/>
            <w:szCs w:val="20"/>
            <w:lang w:eastAsia="zh-CN"/>
          </w:rPr>
          <m:t>=-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E</m:t>
            </m:r>
          </m:e>
        </m:rad>
      </m:oMath>
      <w:r w:rsidR="00F107AC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 xml:space="preserve"> (same as Bipolar NRZ)</w:t>
      </w:r>
    </w:p>
    <w:p w14:paraId="34838D03" w14:textId="50963269" w:rsidR="00C830ED" w:rsidRDefault="00D75152" w:rsidP="00A70227">
      <w:pPr>
        <w:tabs>
          <w:tab w:val="right" w:pos="11664"/>
        </w:tabs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 xml:space="preserve">Line-coded: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sz w:val="20"/>
                <w:szCs w:val="20"/>
                <w:lang w:eastAsia="zh-C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y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bCs/>
                <w:sz w:val="20"/>
                <w:szCs w:val="20"/>
                <w:lang w:eastAsia="zh-CN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f</m:t>
            </m:r>
            <m:ctrlPr>
              <w:rPr>
                <w:rFonts w:ascii="Cambria Math" w:eastAsia="Times New Roman" w:hAnsi="Cambria Math" w:cs="Times New Roman"/>
                <w:bCs/>
                <w:i/>
                <w:sz w:val="20"/>
                <w:szCs w:val="20"/>
                <w:lang w:eastAsia="zh-CN"/>
              </w:rPr>
            </m:ctrlPr>
          </m:e>
        </m:d>
        <m:r>
          <w:rPr>
            <w:rFonts w:ascii="Cambria Math" w:eastAsia="Times New Roman" w:hAnsi="Cambria Math" w:cs="Times New Roman"/>
            <w:sz w:val="20"/>
            <w:szCs w:val="20"/>
            <w:lang w:eastAsia="zh-CN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Cs/>
                <w:sz w:val="20"/>
                <w:szCs w:val="20"/>
                <w:lang w:eastAsia="zh-CN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bCs/>
                    <w:i/>
                    <w:sz w:val="20"/>
                    <w:szCs w:val="20"/>
                    <w:lang w:eastAsia="zh-CN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="Times New Roman" w:hAnsi="Cambria Math" w:cs="Times New Roman"/>
                        <w:bCs/>
                        <w:sz w:val="20"/>
                        <w:szCs w:val="20"/>
                        <w:lang w:eastAsia="zh-CN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  <w:lang w:eastAsia="zh-CN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bCs/>
                            <w:sz w:val="20"/>
                            <w:szCs w:val="20"/>
                            <w:lang w:eastAsia="zh-CN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eastAsia="zh-CN"/>
                          </w:rPr>
                          <m:t>f</m:t>
                        </m:r>
                        <m:ctrlPr>
                          <w:rPr>
                            <w:rFonts w:ascii="Cambria Math" w:eastAsia="Times New Roman" w:hAnsi="Cambria Math" w:cs="Times New Roman"/>
                            <w:bCs/>
                            <w:i/>
                            <w:sz w:val="20"/>
                            <w:szCs w:val="20"/>
                            <w:lang w:eastAsia="zh-CN"/>
                          </w:rPr>
                        </m:ctrlPr>
                      </m:e>
                    </m:d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sz w:val="20"/>
                        <w:szCs w:val="20"/>
                        <w:lang w:eastAsia="zh-CN"/>
                      </w:rPr>
                    </m:ctrlPr>
                  </m:e>
                </m:d>
                <m:ctrlPr>
                  <w:rPr>
                    <w:rFonts w:ascii="Cambria Math" w:eastAsia="Times New Roman" w:hAnsi="Cambria Math" w:cs="Times New Roman"/>
                    <w:bCs/>
                    <w:sz w:val="20"/>
                    <w:szCs w:val="20"/>
                    <w:lang w:eastAsia="zh-CN"/>
                  </w:rPr>
                </m:ctrlPr>
              </m:e>
              <m:sup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eastAsia="zh-CN"/>
                  </w:rPr>
                  <m:t>2</m:t>
                </m:r>
              </m:sup>
            </m:sSup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i/>
                    <w:sz w:val="20"/>
                    <w:szCs w:val="20"/>
                    <w:lang w:eastAsia="zh-C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eastAsia="zh-CN"/>
                  </w:rPr>
                  <m:t>T</m:t>
                </m:r>
                <m:ctrlPr>
                  <w:rPr>
                    <w:rFonts w:ascii="Cambria Math" w:eastAsia="Times New Roman" w:hAnsi="Cambria Math" w:cs="Times New Roman"/>
                    <w:bCs/>
                    <w:sz w:val="20"/>
                    <w:szCs w:val="20"/>
                    <w:lang w:eastAsia="zh-CN"/>
                  </w:rPr>
                </m:ctrlP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eastAsia="zh-CN"/>
                  </w:rPr>
                  <m:t>b</m:t>
                </m:r>
              </m:sub>
            </m:sSub>
          </m:den>
        </m:f>
        <m:d>
          <m:dPr>
            <m:ctrlPr>
              <w:rPr>
                <w:rFonts w:ascii="Cambria Math" w:eastAsia="Times New Roman" w:hAnsi="Cambria Math" w:cs="Times New Roman"/>
                <w:bCs/>
                <w:sz w:val="20"/>
                <w:szCs w:val="20"/>
                <w:lang w:eastAsia="zh-CN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i/>
                    <w:sz w:val="20"/>
                    <w:szCs w:val="20"/>
                    <w:lang w:eastAsia="zh-C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eastAsia="zh-CN"/>
                  </w:rPr>
                  <m:t>R</m:t>
                </m:r>
                <m:ctrlPr>
                  <w:rPr>
                    <w:rFonts w:ascii="Cambria Math" w:eastAsia="Times New Roman" w:hAnsi="Cambria Math" w:cs="Times New Roman"/>
                    <w:bCs/>
                    <w:sz w:val="20"/>
                    <w:szCs w:val="20"/>
                    <w:lang w:eastAsia="zh-CN"/>
                  </w:rPr>
                </m:ctrlP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eastAsia="zh-CN"/>
                  </w:rPr>
                  <m:t>0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+</m:t>
            </m:r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2</m:t>
            </m:r>
            <m:nary>
              <m:naryPr>
                <m:chr m:val="∑"/>
                <m:ctrlPr>
                  <w:rPr>
                    <w:rFonts w:ascii="Cambria Math" w:eastAsia="Times New Roman" w:hAnsi="Cambria Math" w:cs="Times New Roman"/>
                    <w:bCs/>
                    <w:sz w:val="20"/>
                    <w:szCs w:val="20"/>
                  </w:rPr>
                </m:ctrlPr>
              </m:naryPr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n=1</m:t>
                </m:r>
                <m:ctrlPr>
                  <w:rPr>
                    <w:rFonts w:ascii="Cambria Math" w:eastAsia="Times New Roman" w:hAnsi="Cambria Math" w:cs="Times New Roman"/>
                    <w:bCs/>
                    <w:i/>
                    <w:iCs/>
                    <w:sz w:val="20"/>
                    <w:szCs w:val="20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∞</m:t>
                </m:r>
              </m:sup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cos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bCs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2πnf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b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 xml:space="preserve"> 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b</m:t>
                        </m:r>
                      </m:sub>
                    </m:sSub>
                  </m:e>
                </m:d>
              </m:e>
            </m:nary>
            <m:ctrlPr>
              <w:rPr>
                <w:rFonts w:ascii="Cambria Math" w:eastAsia="Times New Roman" w:hAnsi="Cambria Math" w:cs="Times New Roman"/>
                <w:bCs/>
                <w:i/>
                <w:sz w:val="20"/>
                <w:szCs w:val="20"/>
                <w:lang w:eastAsia="zh-CN"/>
              </w:rPr>
            </m:ctrlPr>
          </m:e>
        </m:d>
      </m:oMath>
      <w:r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 xml:space="preserve"> </w:t>
      </w:r>
      <w:r w:rsidR="003D491C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 xml:space="preserve">Polar </w:t>
      </w:r>
      <w:r w:rsidR="00063B6A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>Signaling</w:t>
      </w:r>
      <w:r w:rsidR="003D491C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 xml:space="preserve">: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y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f</m:t>
            </m:r>
          </m:e>
        </m:d>
        <m:r>
          <m:rPr>
            <m:sty m:val="bi"/>
          </m:rPr>
          <w:rPr>
            <w:rFonts w:ascii="Cambria Math" w:eastAsia="Times New Roman" w:hAnsi="Cambria Math" w:cs="Times New Roman"/>
            <w:sz w:val="20"/>
            <w:szCs w:val="20"/>
            <w:lang w:eastAsia="zh-CN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/>
                <w:sz w:val="20"/>
                <w:szCs w:val="20"/>
                <w:lang w:eastAsia="zh-CN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b/>
                    <w:i/>
                    <w:sz w:val="20"/>
                    <w:szCs w:val="20"/>
                    <w:lang w:eastAsia="zh-CN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="Times New Roman" w:hAnsi="Cambria Math" w:cs="Times New Roman"/>
                        <w:b/>
                        <w:i/>
                        <w:sz w:val="20"/>
                        <w:szCs w:val="20"/>
                        <w:lang w:eastAsia="zh-CN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0"/>
                        <w:szCs w:val="20"/>
                        <w:lang w:eastAsia="zh-CN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b/>
                            <w:i/>
                            <w:sz w:val="20"/>
                            <w:szCs w:val="20"/>
                            <w:lang w:eastAsia="zh-CN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eastAsia="zh-CN"/>
                          </w:rPr>
                          <m:t>f</m:t>
                        </m:r>
                      </m:e>
                    </m:d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  <w:lang w:eastAsia="zh-CN"/>
                  </w:rPr>
                  <m:t>2</m:t>
                </m:r>
              </m:sup>
            </m:sSup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i/>
                    <w:sz w:val="20"/>
                    <w:szCs w:val="20"/>
                    <w:lang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  <w:lang w:eastAsia="zh-CN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  <w:lang w:eastAsia="zh-CN"/>
                  </w:rPr>
                  <m:t>b</m:t>
                </m:r>
              </m:sub>
            </m:sSub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den>
        </m:f>
      </m:oMath>
      <w:r w:rsidR="000804F5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 xml:space="preserve"> On-Off: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y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b/>
                <w:sz w:val="20"/>
                <w:szCs w:val="20"/>
                <w:lang w:eastAsia="zh-CN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f</m:t>
            </m:r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e>
        </m:d>
        <m:r>
          <m:rPr>
            <m:sty m:val="bi"/>
          </m:rPr>
          <w:rPr>
            <w:rFonts w:ascii="Cambria Math" w:eastAsia="Times New Roman" w:hAnsi="Cambria Math" w:cs="Times New Roman"/>
            <w:sz w:val="20"/>
            <w:szCs w:val="20"/>
            <w:lang w:eastAsia="zh-CN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/>
                <w:sz w:val="20"/>
                <w:szCs w:val="20"/>
                <w:lang w:eastAsia="zh-CN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b/>
                    <w:i/>
                    <w:sz w:val="20"/>
                    <w:szCs w:val="20"/>
                    <w:lang w:eastAsia="zh-CN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="Times New Roman" w:hAnsi="Cambria Math" w:cs="Times New Roman"/>
                        <w:b/>
                        <w:sz w:val="20"/>
                        <w:szCs w:val="20"/>
                        <w:lang w:eastAsia="zh-CN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0"/>
                        <w:szCs w:val="20"/>
                        <w:lang w:eastAsia="zh-CN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b/>
                            <w:sz w:val="20"/>
                            <w:szCs w:val="20"/>
                            <w:lang w:eastAsia="zh-CN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eastAsia="zh-CN"/>
                          </w:rPr>
                          <m:t>f</m:t>
                        </m:r>
                        <m:ctrlPr>
                          <w:rPr>
                            <w:rFonts w:ascii="Cambria Math" w:eastAsia="Times New Roman" w:hAnsi="Cambria Math" w:cs="Times New Roman"/>
                            <w:b/>
                            <w:i/>
                            <w:sz w:val="20"/>
                            <w:szCs w:val="20"/>
                            <w:lang w:eastAsia="zh-CN"/>
                          </w:rPr>
                        </m:ctrlPr>
                      </m:e>
                    </m:d>
                    <m:ctrlPr>
                      <w:rPr>
                        <w:rFonts w:ascii="Cambria Math" w:eastAsia="Times New Roman" w:hAnsi="Cambria Math" w:cs="Times New Roman"/>
                        <w:b/>
                        <w:i/>
                        <w:sz w:val="20"/>
                        <w:szCs w:val="20"/>
                        <w:lang w:eastAsia="zh-CN"/>
                      </w:rPr>
                    </m:ctrlPr>
                  </m:e>
                </m:d>
                <m:ctrlPr>
                  <w:rPr>
                    <w:rFonts w:ascii="Cambria Math" w:eastAsia="Times New Roman" w:hAnsi="Cambria Math" w:cs="Times New Roman"/>
                    <w:b/>
                    <w:sz w:val="20"/>
                    <w:szCs w:val="20"/>
                    <w:lang w:eastAsia="zh-CN"/>
                  </w:rPr>
                </m:ctrlPr>
              </m:e>
              <m: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  <w:lang w:eastAsia="zh-CN"/>
                  </w:rPr>
                  <m:t>2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4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i/>
                    <w:sz w:val="20"/>
                    <w:szCs w:val="20"/>
                    <w:lang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  <w:lang w:eastAsia="zh-CN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  <w:lang w:eastAsia="zh-CN"/>
                  </w:rPr>
                  <m:t>b</m:t>
                </m:r>
              </m:sub>
            </m:sSub>
          </m:den>
        </m:f>
        <m:d>
          <m:dPr>
            <m:ctrlPr>
              <w:rPr>
                <w:rFonts w:ascii="Cambria Math" w:eastAsia="Times New Roman" w:hAnsi="Cambria Math" w:cs="Times New Roman"/>
                <w:b/>
                <w:sz w:val="20"/>
                <w:szCs w:val="20"/>
                <w:lang w:eastAsia="zh-CN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1+</m:t>
            </m:r>
            <m:f>
              <m:fPr>
                <m:ctrl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T</m:t>
                    </m:r>
                    <m:ctrlP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</m:ctrlP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b</m:t>
                    </m:r>
                  </m:sub>
                </m:sSub>
              </m:den>
            </m:f>
            <m:nary>
              <m:naryPr>
                <m:chr m:val="∑"/>
                <m:ctrl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</m:ctrlPr>
              </m:naryPr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n=-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∞</m:t>
                </m:r>
                <m:ctrlPr>
                  <w:rPr>
                    <w:rFonts w:ascii="Cambria Math" w:eastAsia="Times New Roman" w:hAnsi="Cambria Math" w:cs="Times New Roman"/>
                    <w:i/>
                    <w:iCs/>
                    <w:sz w:val="20"/>
                    <w:szCs w:val="20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∞</m:t>
                </m:r>
              </m:sup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δ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f-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n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b</m:t>
                            </m:r>
                          </m:sub>
                        </m:sSub>
                      </m:den>
                    </m:f>
                  </m:e>
                </m:d>
              </m:e>
            </m:nary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e>
        </m:d>
      </m:oMath>
      <w:r w:rsidR="00B02248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 xml:space="preserve"> </w:t>
      </w:r>
      <w:r w:rsidR="006906B0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 xml:space="preserve">Bipolar signaling: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y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b/>
                <w:sz w:val="20"/>
                <w:szCs w:val="20"/>
                <w:lang w:eastAsia="zh-CN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f</m:t>
            </m:r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e>
        </m:d>
        <m:r>
          <m:rPr>
            <m:sty m:val="bi"/>
          </m:rPr>
          <w:rPr>
            <w:rFonts w:ascii="Cambria Math" w:eastAsia="Times New Roman" w:hAnsi="Cambria Math" w:cs="Times New Roman"/>
            <w:sz w:val="20"/>
            <w:szCs w:val="20"/>
            <w:lang w:eastAsia="zh-CN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/>
                <w:sz w:val="20"/>
                <w:szCs w:val="20"/>
                <w:lang w:eastAsia="zh-CN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b/>
                    <w:i/>
                    <w:sz w:val="20"/>
                    <w:szCs w:val="20"/>
                    <w:lang w:eastAsia="zh-CN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="Times New Roman" w:hAnsi="Cambria Math" w:cs="Times New Roman"/>
                        <w:b/>
                        <w:sz w:val="20"/>
                        <w:szCs w:val="20"/>
                        <w:lang w:eastAsia="zh-CN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0"/>
                        <w:szCs w:val="20"/>
                        <w:lang w:eastAsia="zh-CN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b/>
                            <w:sz w:val="20"/>
                            <w:szCs w:val="20"/>
                            <w:lang w:eastAsia="zh-CN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eastAsia="zh-CN"/>
                          </w:rPr>
                          <m:t>f</m:t>
                        </m:r>
                        <m:ctrlPr>
                          <w:rPr>
                            <w:rFonts w:ascii="Cambria Math" w:eastAsia="Times New Roman" w:hAnsi="Cambria Math" w:cs="Times New Roman"/>
                            <w:b/>
                            <w:i/>
                            <w:sz w:val="20"/>
                            <w:szCs w:val="20"/>
                            <w:lang w:eastAsia="zh-CN"/>
                          </w:rPr>
                        </m:ctrlPr>
                      </m:e>
                    </m:d>
                    <m:ctrlPr>
                      <w:rPr>
                        <w:rFonts w:ascii="Cambria Math" w:eastAsia="Times New Roman" w:hAnsi="Cambria Math" w:cs="Times New Roman"/>
                        <w:b/>
                        <w:i/>
                        <w:sz w:val="20"/>
                        <w:szCs w:val="20"/>
                        <w:lang w:eastAsia="zh-CN"/>
                      </w:rPr>
                    </m:ctrlPr>
                  </m:e>
                </m:d>
                <m:ctrlPr>
                  <w:rPr>
                    <w:rFonts w:ascii="Cambria Math" w:eastAsia="Times New Roman" w:hAnsi="Cambria Math" w:cs="Times New Roman"/>
                    <w:b/>
                    <w:sz w:val="20"/>
                    <w:szCs w:val="20"/>
                    <w:lang w:eastAsia="zh-CN"/>
                  </w:rPr>
                </m:ctrlPr>
              </m:e>
              <m: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  <w:lang w:eastAsia="zh-CN"/>
                  </w:rPr>
                  <m:t>2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4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i/>
                    <w:sz w:val="20"/>
                    <w:szCs w:val="20"/>
                    <w:lang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  <w:lang w:eastAsia="zh-CN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  <w:lang w:eastAsia="zh-CN"/>
                  </w:rPr>
                  <m:t>b</m:t>
                </m:r>
              </m:sub>
            </m:sSub>
          </m:den>
        </m:f>
        <m:d>
          <m:dPr>
            <m:ctrlPr>
              <w:rPr>
                <w:rFonts w:ascii="Cambria Math" w:eastAsia="Times New Roman" w:hAnsi="Cambria Math" w:cs="Times New Roman"/>
                <w:b/>
                <w:sz w:val="20"/>
                <w:szCs w:val="20"/>
                <w:lang w:eastAsia="zh-CN"/>
              </w:rPr>
            </m:ctrlPr>
          </m:d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si</m:t>
            </m:r>
            <m:sSup>
              <m:sSupPr>
                <m:ctrlPr>
                  <w:rPr>
                    <w:rFonts w:ascii="Cambria Math" w:eastAsia="Times New Roman" w:hAnsi="Cambria Math" w:cs="Times New Roman"/>
                    <w:b/>
                    <w:sz w:val="20"/>
                    <w:szCs w:val="20"/>
                    <w:lang w:eastAsia="zh-CN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  <w:lang w:eastAsia="zh-CN"/>
                  </w:rPr>
                  <m:t>n</m:t>
                </m:r>
              </m:e>
              <m:sup>
                <m:r>
                  <m:rPr>
                    <m:sty m:val="b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  <w:lang w:eastAsia="zh-CN"/>
                  </w:rPr>
                  <m:t>2</m:t>
                </m:r>
              </m:sup>
            </m:sSup>
            <m:d>
              <m:dPr>
                <m:ctrlPr>
                  <w:rPr>
                    <w:rFonts w:ascii="Cambria Math" w:eastAsia="Times New Roman" w:hAnsi="Cambria Math" w:cs="Times New Roman"/>
                    <w:b/>
                    <w:sz w:val="20"/>
                    <w:szCs w:val="20"/>
                    <w:lang w:eastAsia="zh-CN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  <w:lang w:eastAsia="zh-CN"/>
                  </w:rPr>
                  <m:t>πf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sz w:val="20"/>
                        <w:szCs w:val="20"/>
                        <w:lang w:eastAsia="zh-CN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sz w:val="20"/>
                        <w:szCs w:val="20"/>
                        <w:lang w:eastAsia="zh-CN"/>
                      </w:rPr>
                      <m:t>T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sz w:val="20"/>
                        <w:szCs w:val="20"/>
                        <w:lang w:eastAsia="zh-CN"/>
                      </w:rPr>
                      <m:t>b</m:t>
                    </m:r>
                  </m:sub>
                </m:sSub>
              </m:e>
            </m:d>
          </m:e>
        </m:d>
      </m:oMath>
    </w:p>
    <w:p w14:paraId="59715006" w14:textId="648D22D5" w:rsidR="00AE6568" w:rsidRDefault="00AE6568" w:rsidP="00A70227">
      <w:pPr>
        <w:tabs>
          <w:tab w:val="right" w:pos="11664"/>
        </w:tabs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>For Binary Modulation: ML Decision Rule (ONLY USE THIS)</w:t>
      </w:r>
      <w:r w:rsidR="00F6284C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 xml:space="preserve"> … for A</w:t>
      </w:r>
      <w:r w:rsidR="00541EC7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>WGN channel</w:t>
      </w:r>
      <w:r w:rsidR="00DB0B47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>, this is minimum distance rule</w:t>
      </w:r>
      <w:r w:rsidR="00157E41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>.</w:t>
      </w:r>
    </w:p>
    <w:p w14:paraId="22D617DE" w14:textId="77777777" w:rsidR="00D37328" w:rsidRDefault="00D37328" w:rsidP="00A70227">
      <w:pPr>
        <w:tabs>
          <w:tab w:val="right" w:pos="11664"/>
        </w:tabs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</w:pPr>
    </w:p>
    <w:p w14:paraId="4FF11924" w14:textId="60B51130" w:rsidR="008C5DB3" w:rsidRDefault="008C5DB3" w:rsidP="00A70227">
      <w:pPr>
        <w:tabs>
          <w:tab w:val="right" w:pos="11664"/>
        </w:tabs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</w:pP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366" behindDoc="0" locked="0" layoutInCell="1" allowOverlap="1" wp14:anchorId="60C5827B" wp14:editId="28CC14F2">
                <wp:simplePos x="0" y="0"/>
                <wp:positionH relativeFrom="column">
                  <wp:posOffset>4387850</wp:posOffset>
                </wp:positionH>
                <wp:positionV relativeFrom="paragraph">
                  <wp:posOffset>213360</wp:posOffset>
                </wp:positionV>
                <wp:extent cx="309815" cy="94435"/>
                <wp:effectExtent l="38100" t="38100" r="0" b="45720"/>
                <wp:wrapNone/>
                <wp:docPr id="1740153768" name="Ink 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309815" cy="94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EC3D21" id="Ink 175" o:spid="_x0000_s1026" type="#_x0000_t75" style="position:absolute;margin-left:344.8pt;margin-top:16.1pt;width:25.85pt;height:8.9pt;z-index:2516583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">
                <v:imagedata r:id="rId22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360" behindDoc="0" locked="0" layoutInCell="1" allowOverlap="1" wp14:anchorId="4E89F0F2" wp14:editId="521CA385">
                <wp:simplePos x="0" y="0"/>
                <wp:positionH relativeFrom="column">
                  <wp:posOffset>2495550</wp:posOffset>
                </wp:positionH>
                <wp:positionV relativeFrom="paragraph">
                  <wp:posOffset>31115</wp:posOffset>
                </wp:positionV>
                <wp:extent cx="690245" cy="328930"/>
                <wp:effectExtent l="38100" t="38100" r="33655" b="39370"/>
                <wp:wrapNone/>
                <wp:docPr id="2045243585" name="Ink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690245" cy="328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B964E0" id="Ink 147" o:spid="_x0000_s1026" type="#_x0000_t75" style="position:absolute;margin-left:195.8pt;margin-top:1.75pt;width:55.75pt;height:27.3pt;z-index:251658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">
                <v:imagedata r:id="rId23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355" behindDoc="0" locked="0" layoutInCell="1" allowOverlap="1" wp14:anchorId="05F40E2A" wp14:editId="7695B737">
                <wp:simplePos x="0" y="0"/>
                <wp:positionH relativeFrom="column">
                  <wp:posOffset>1617980</wp:posOffset>
                </wp:positionH>
                <wp:positionV relativeFrom="paragraph">
                  <wp:posOffset>12065</wp:posOffset>
                </wp:positionV>
                <wp:extent cx="527155" cy="320040"/>
                <wp:effectExtent l="38100" t="38100" r="31750" b="35560"/>
                <wp:wrapNone/>
                <wp:docPr id="56623792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/>
                      </w14:nvContentPartPr>
                      <w14:xfrm>
                        <a:off x="0" y="0"/>
                        <a:ext cx="527155" cy="32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E77136" id="Ink 113" o:spid="_x0000_s1026" type="#_x0000_t75" style="position:absolute;margin-left:126.7pt;margin-top:.25pt;width:42.9pt;height:26.6pt;z-index:2516583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">
                <v:imagedata r:id="rId23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353" behindDoc="0" locked="0" layoutInCell="1" allowOverlap="1" wp14:anchorId="590FF1AB" wp14:editId="0C903F5A">
                <wp:simplePos x="0" y="0"/>
                <wp:positionH relativeFrom="column">
                  <wp:posOffset>504825</wp:posOffset>
                </wp:positionH>
                <wp:positionV relativeFrom="paragraph">
                  <wp:posOffset>174625</wp:posOffset>
                </wp:positionV>
                <wp:extent cx="334055" cy="182245"/>
                <wp:effectExtent l="38100" t="38100" r="0" b="46355"/>
                <wp:wrapNone/>
                <wp:docPr id="739328479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334055" cy="182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8526E2" id="Ink 96" o:spid="_x0000_s1026" type="#_x0000_t75" style="position:absolute;margin-left:39.05pt;margin-top:13.05pt;width:27.7pt;height:15.75pt;z-index:25165835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">
                <v:imagedata r:id="rId234" o:title=""/>
              </v:shape>
            </w:pict>
          </mc:Fallback>
        </mc:AlternateContent>
      </w:r>
    </w:p>
    <w:p w14:paraId="664AF7FD" w14:textId="708952C8" w:rsidR="00CE5C6E" w:rsidRPr="00816415" w:rsidRDefault="008C5DB3" w:rsidP="00A70227">
      <w:pPr>
        <w:tabs>
          <w:tab w:val="right" w:pos="11664"/>
        </w:tabs>
        <w:rPr>
          <w:rFonts w:ascii="Times New Roman" w:eastAsia="Times New Roman" w:hAnsi="Times New Roman" w:cs="Times New Roman"/>
          <w:b/>
          <w:i/>
          <w:sz w:val="20"/>
          <w:szCs w:val="20"/>
          <w:lang w:eastAsia="zh-CN"/>
        </w:rPr>
      </w:pP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376" behindDoc="0" locked="0" layoutInCell="1" allowOverlap="1" wp14:anchorId="5F39AC01" wp14:editId="1FC250C4">
                <wp:simplePos x="0" y="0"/>
                <wp:positionH relativeFrom="column">
                  <wp:posOffset>6062396</wp:posOffset>
                </wp:positionH>
                <wp:positionV relativeFrom="paragraph">
                  <wp:posOffset>663500</wp:posOffset>
                </wp:positionV>
                <wp:extent cx="4320" cy="147240"/>
                <wp:effectExtent l="38100" t="38100" r="46990" b="43815"/>
                <wp:wrapNone/>
                <wp:docPr id="1317109380" name="Ink 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4320" cy="14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BE4FDC" id="Ink 232" o:spid="_x0000_s1026" type="#_x0000_t75" style="position:absolute;margin-left:476.65pt;margin-top:51.55pt;width:1.8pt;height:13.05pt;z-index:251658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">
                <v:imagedata r:id="rId23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375" behindDoc="0" locked="0" layoutInCell="1" allowOverlap="1" wp14:anchorId="20C4740C" wp14:editId="343973DA">
                <wp:simplePos x="0" y="0"/>
                <wp:positionH relativeFrom="column">
                  <wp:posOffset>6674036</wp:posOffset>
                </wp:positionH>
                <wp:positionV relativeFrom="paragraph">
                  <wp:posOffset>643340</wp:posOffset>
                </wp:positionV>
                <wp:extent cx="13320" cy="120960"/>
                <wp:effectExtent l="38100" t="38100" r="38100" b="44450"/>
                <wp:wrapNone/>
                <wp:docPr id="966420303" name="Ink 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13320" cy="1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36F3A4" id="Ink 231" o:spid="_x0000_s1026" type="#_x0000_t75" style="position:absolute;margin-left:524.8pt;margin-top:49.95pt;width:2.5pt;height:10.9pt;z-index:25165837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">
                <v:imagedata r:id="rId23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374" behindDoc="0" locked="0" layoutInCell="1" allowOverlap="1" wp14:anchorId="1C755333" wp14:editId="7E939476">
                <wp:simplePos x="0" y="0"/>
                <wp:positionH relativeFrom="column">
                  <wp:posOffset>6187440</wp:posOffset>
                </wp:positionH>
                <wp:positionV relativeFrom="paragraph">
                  <wp:posOffset>603250</wp:posOffset>
                </wp:positionV>
                <wp:extent cx="560985" cy="231480"/>
                <wp:effectExtent l="38100" t="38100" r="36195" b="35560"/>
                <wp:wrapNone/>
                <wp:docPr id="1493091876" name="Ink 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560985" cy="23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654F0C" id="Ink 230" o:spid="_x0000_s1026" type="#_x0000_t75" style="position:absolute;margin-left:486.5pt;margin-top:46.8pt;width:45.55pt;height:19.65pt;z-index:2516583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">
                <v:imagedata r:id="rId24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373" behindDoc="0" locked="0" layoutInCell="1" allowOverlap="1" wp14:anchorId="04439E3F" wp14:editId="1A756EEA">
                <wp:simplePos x="0" y="0"/>
                <wp:positionH relativeFrom="column">
                  <wp:posOffset>6062980</wp:posOffset>
                </wp:positionH>
                <wp:positionV relativeFrom="paragraph">
                  <wp:posOffset>676910</wp:posOffset>
                </wp:positionV>
                <wp:extent cx="63105" cy="132480"/>
                <wp:effectExtent l="25400" t="38100" r="38735" b="45720"/>
                <wp:wrapNone/>
                <wp:docPr id="222467772" name="Ink 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63105" cy="13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B09B4F" id="Ink 213" o:spid="_x0000_s1026" type="#_x0000_t75" style="position:absolute;margin-left:476.7pt;margin-top:52.6pt;width:6.35pt;height:11.85pt;z-index:2516583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">
                <v:imagedata r:id="rId24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372" behindDoc="0" locked="0" layoutInCell="1" allowOverlap="1" wp14:anchorId="37889287" wp14:editId="0F3D4729">
                <wp:simplePos x="0" y="0"/>
                <wp:positionH relativeFrom="column">
                  <wp:posOffset>6020636</wp:posOffset>
                </wp:positionH>
                <wp:positionV relativeFrom="paragraph">
                  <wp:posOffset>561620</wp:posOffset>
                </wp:positionV>
                <wp:extent cx="702000" cy="17280"/>
                <wp:effectExtent l="25400" t="38100" r="34925" b="46355"/>
                <wp:wrapNone/>
                <wp:docPr id="1101077279" name="Ink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70200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AC32DB" id="Ink 210" o:spid="_x0000_s1026" type="#_x0000_t75" style="position:absolute;margin-left:473.35pt;margin-top:43.5pt;width:56.7pt;height:2.75pt;z-index:2516583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">
                <v:imagedata r:id="rId24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371" behindDoc="0" locked="0" layoutInCell="1" allowOverlap="1" wp14:anchorId="53C2F537" wp14:editId="7C3972F4">
                <wp:simplePos x="0" y="0"/>
                <wp:positionH relativeFrom="column">
                  <wp:posOffset>6111240</wp:posOffset>
                </wp:positionH>
                <wp:positionV relativeFrom="paragraph">
                  <wp:posOffset>345440</wp:posOffset>
                </wp:positionV>
                <wp:extent cx="531940" cy="148590"/>
                <wp:effectExtent l="38100" t="38100" r="14605" b="41910"/>
                <wp:wrapNone/>
                <wp:docPr id="680841009" name="Ink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531940" cy="148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D016EE" id="Ink 209" o:spid="_x0000_s1026" type="#_x0000_t75" style="position:absolute;margin-left:480.5pt;margin-top:26.5pt;width:43.3pt;height:13.1pt;z-index:25165837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">
                <v:imagedata r:id="rId24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370" behindDoc="0" locked="0" layoutInCell="1" allowOverlap="1" wp14:anchorId="495E8E26" wp14:editId="16757474">
                <wp:simplePos x="0" y="0"/>
                <wp:positionH relativeFrom="column">
                  <wp:posOffset>5365115</wp:posOffset>
                </wp:positionH>
                <wp:positionV relativeFrom="paragraph">
                  <wp:posOffset>468630</wp:posOffset>
                </wp:positionV>
                <wp:extent cx="397195" cy="299135"/>
                <wp:effectExtent l="38100" t="38100" r="22225" b="43815"/>
                <wp:wrapNone/>
                <wp:docPr id="1504667377" name="Ink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397195" cy="299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559DA2" id="Ink 199" o:spid="_x0000_s1026" type="#_x0000_t75" style="position:absolute;margin-left:421.75pt;margin-top:36.2pt;width:32.7pt;height:24.95pt;z-index:2516583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">
                <v:imagedata r:id="rId24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369" behindDoc="0" locked="0" layoutInCell="1" allowOverlap="1" wp14:anchorId="693BB4DC" wp14:editId="1E1996D1">
                <wp:simplePos x="0" y="0"/>
                <wp:positionH relativeFrom="column">
                  <wp:posOffset>4531995</wp:posOffset>
                </wp:positionH>
                <wp:positionV relativeFrom="paragraph">
                  <wp:posOffset>548640</wp:posOffset>
                </wp:positionV>
                <wp:extent cx="584595" cy="157895"/>
                <wp:effectExtent l="38100" t="38100" r="38100" b="45720"/>
                <wp:wrapNone/>
                <wp:docPr id="1973870430" name="Ink 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584595" cy="157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FB5190" id="Ink 193" o:spid="_x0000_s1026" type="#_x0000_t75" style="position:absolute;margin-left:356.15pt;margin-top:42.5pt;width:47.45pt;height:13.85pt;z-index:25165836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">
                <v:imagedata r:id="rId25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368" behindDoc="0" locked="0" layoutInCell="1" allowOverlap="1" wp14:anchorId="782D0867" wp14:editId="444E0859">
                <wp:simplePos x="0" y="0"/>
                <wp:positionH relativeFrom="column">
                  <wp:posOffset>3766185</wp:posOffset>
                </wp:positionH>
                <wp:positionV relativeFrom="paragraph">
                  <wp:posOffset>554355</wp:posOffset>
                </wp:positionV>
                <wp:extent cx="480880" cy="119520"/>
                <wp:effectExtent l="38100" t="38100" r="14605" b="45720"/>
                <wp:wrapNone/>
                <wp:docPr id="1191037781" name="Ink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480880" cy="11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04161F" id="Ink 185" o:spid="_x0000_s1026" type="#_x0000_t75" style="position:absolute;margin-left:295.85pt;margin-top:42.95pt;width:39.25pt;height:10.8pt;z-index:25165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">
                <v:imagedata r:id="rId25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367" behindDoc="0" locked="0" layoutInCell="1" allowOverlap="1" wp14:anchorId="388218C8" wp14:editId="60078903">
                <wp:simplePos x="0" y="0"/>
                <wp:positionH relativeFrom="column">
                  <wp:posOffset>4389755</wp:posOffset>
                </wp:positionH>
                <wp:positionV relativeFrom="paragraph">
                  <wp:posOffset>130175</wp:posOffset>
                </wp:positionV>
                <wp:extent cx="440060" cy="115610"/>
                <wp:effectExtent l="25400" t="38100" r="29845" b="36830"/>
                <wp:wrapNone/>
                <wp:docPr id="495704745" name="Ink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/>
                      </w14:nvContentPartPr>
                      <w14:xfrm>
                        <a:off x="0" y="0"/>
                        <a:ext cx="440060" cy="115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64DDCF" id="Ink 182" o:spid="_x0000_s1026" type="#_x0000_t75" style="position:absolute;margin-left:344.95pt;margin-top:9.55pt;width:36.05pt;height:10.5pt;z-index:2516583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">
                <v:imagedata r:id="rId25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365" behindDoc="0" locked="0" layoutInCell="1" allowOverlap="1" wp14:anchorId="41E2A19E" wp14:editId="3518A3A9">
                <wp:simplePos x="0" y="0"/>
                <wp:positionH relativeFrom="column">
                  <wp:posOffset>3697605</wp:posOffset>
                </wp:positionH>
                <wp:positionV relativeFrom="paragraph">
                  <wp:posOffset>-65405</wp:posOffset>
                </wp:positionV>
                <wp:extent cx="516415" cy="380365"/>
                <wp:effectExtent l="0" t="38100" r="0" b="38735"/>
                <wp:wrapNone/>
                <wp:docPr id="954850501" name="Ink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516415" cy="380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1AE17B" id="Ink 171" o:spid="_x0000_s1026" type="#_x0000_t75" style="position:absolute;margin-left:290.45pt;margin-top:-5.85pt;width:42.05pt;height:31.35pt;z-index:2516583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">
                <v:imagedata r:id="rId25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364" behindDoc="0" locked="0" layoutInCell="1" allowOverlap="1" wp14:anchorId="32D83C9E" wp14:editId="0F7E599F">
                <wp:simplePos x="0" y="0"/>
                <wp:positionH relativeFrom="column">
                  <wp:posOffset>3648956</wp:posOffset>
                </wp:positionH>
                <wp:positionV relativeFrom="paragraph">
                  <wp:posOffset>-77380</wp:posOffset>
                </wp:positionV>
                <wp:extent cx="90000" cy="290520"/>
                <wp:effectExtent l="38100" t="38100" r="37465" b="40005"/>
                <wp:wrapNone/>
                <wp:docPr id="298039062" name="Ink 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90000" cy="29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16D615" id="Ink 164" o:spid="_x0000_s1026" type="#_x0000_t75" style="position:absolute;margin-left:286.6pt;margin-top:-6.8pt;width:8.55pt;height:24.3pt;z-index:2516583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">
                <v:imagedata r:id="rId25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363" behindDoc="0" locked="0" layoutInCell="1" allowOverlap="1" wp14:anchorId="40C08DDB" wp14:editId="7D204E83">
                <wp:simplePos x="0" y="0"/>
                <wp:positionH relativeFrom="column">
                  <wp:posOffset>3247390</wp:posOffset>
                </wp:positionH>
                <wp:positionV relativeFrom="paragraph">
                  <wp:posOffset>-13335</wp:posOffset>
                </wp:positionV>
                <wp:extent cx="228010" cy="124560"/>
                <wp:effectExtent l="38100" t="38100" r="0" b="40640"/>
                <wp:wrapNone/>
                <wp:docPr id="1000636636" name="Ink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228010" cy="12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32A944" id="Ink 163" o:spid="_x0000_s1026" type="#_x0000_t75" style="position:absolute;margin-left:255pt;margin-top:-1.75pt;width:19.35pt;height:11.2pt;z-index:25165836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">
                <v:imagedata r:id="rId26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362" behindDoc="0" locked="0" layoutInCell="1" allowOverlap="1" wp14:anchorId="254B232B" wp14:editId="48B748CC">
                <wp:simplePos x="0" y="0"/>
                <wp:positionH relativeFrom="column">
                  <wp:posOffset>2990215</wp:posOffset>
                </wp:positionH>
                <wp:positionV relativeFrom="paragraph">
                  <wp:posOffset>425450</wp:posOffset>
                </wp:positionV>
                <wp:extent cx="474160" cy="164465"/>
                <wp:effectExtent l="38100" t="38100" r="34290" b="38735"/>
                <wp:wrapNone/>
                <wp:docPr id="268305066" name="Ink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474160" cy="164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E723ED" id="Ink 160" o:spid="_x0000_s1026" type="#_x0000_t75" style="position:absolute;margin-left:234.75pt;margin-top:32.8pt;width:38.75pt;height:14.35pt;z-index:2516583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">
                <v:imagedata r:id="rId26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361" behindDoc="0" locked="0" layoutInCell="1" allowOverlap="1" wp14:anchorId="0DE3250B" wp14:editId="3D7A20C8">
                <wp:simplePos x="0" y="0"/>
                <wp:positionH relativeFrom="column">
                  <wp:posOffset>3077845</wp:posOffset>
                </wp:positionH>
                <wp:positionV relativeFrom="paragraph">
                  <wp:posOffset>194945</wp:posOffset>
                </wp:positionV>
                <wp:extent cx="142560" cy="118110"/>
                <wp:effectExtent l="38100" t="38100" r="0" b="46990"/>
                <wp:wrapNone/>
                <wp:docPr id="524362378" name="Ink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142560" cy="118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B8E314" id="Ink 152" o:spid="_x0000_s1026" type="#_x0000_t75" style="position:absolute;margin-left:241.65pt;margin-top:14.65pt;width:12.65pt;height:10.7pt;z-index:25165836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">
                <v:imagedata r:id="rId26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359" behindDoc="0" locked="0" layoutInCell="1" allowOverlap="1" wp14:anchorId="56E6A29A" wp14:editId="69293530">
                <wp:simplePos x="0" y="0"/>
                <wp:positionH relativeFrom="column">
                  <wp:posOffset>2192020</wp:posOffset>
                </wp:positionH>
                <wp:positionV relativeFrom="paragraph">
                  <wp:posOffset>413385</wp:posOffset>
                </wp:positionV>
                <wp:extent cx="351775" cy="130015"/>
                <wp:effectExtent l="38100" t="38100" r="17145" b="48260"/>
                <wp:wrapNone/>
                <wp:docPr id="1538924086" name="Ink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351775" cy="130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2EEB4B" id="Ink 132" o:spid="_x0000_s1026" type="#_x0000_t75" style="position:absolute;margin-left:171.9pt;margin-top:31.85pt;width:29.15pt;height:11.7pt;z-index:2516583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">
                <v:imagedata r:id="rId26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358" behindDoc="0" locked="0" layoutInCell="1" allowOverlap="1" wp14:anchorId="3BD1455E" wp14:editId="0F9F37C9">
                <wp:simplePos x="0" y="0"/>
                <wp:positionH relativeFrom="column">
                  <wp:posOffset>2252980</wp:posOffset>
                </wp:positionH>
                <wp:positionV relativeFrom="paragraph">
                  <wp:posOffset>201930</wp:posOffset>
                </wp:positionV>
                <wp:extent cx="108000" cy="114300"/>
                <wp:effectExtent l="38100" t="38100" r="0" b="38100"/>
                <wp:wrapNone/>
                <wp:docPr id="1647405023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108000" cy="114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5E6E2A" id="Ink 126" o:spid="_x0000_s1026" type="#_x0000_t75" style="position:absolute;margin-left:176.7pt;margin-top:15.2pt;width:9.9pt;height:10.4pt;z-index:2516583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">
                <v:imagedata r:id="rId26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357" behindDoc="0" locked="0" layoutInCell="1" allowOverlap="1" wp14:anchorId="18D749F7" wp14:editId="7BA4A51A">
                <wp:simplePos x="0" y="0"/>
                <wp:positionH relativeFrom="column">
                  <wp:posOffset>2230120</wp:posOffset>
                </wp:positionH>
                <wp:positionV relativeFrom="paragraph">
                  <wp:posOffset>-635</wp:posOffset>
                </wp:positionV>
                <wp:extent cx="98425" cy="77760"/>
                <wp:effectExtent l="38100" t="38100" r="15875" b="36830"/>
                <wp:wrapNone/>
                <wp:docPr id="666619139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/>
                      </w14:nvContentPartPr>
                      <w14:xfrm>
                        <a:off x="0" y="0"/>
                        <a:ext cx="98425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F35090" id="Ink 121" o:spid="_x0000_s1026" type="#_x0000_t75" style="position:absolute;margin-left:174.9pt;margin-top:-.75pt;width:9.15pt;height:7.5pt;z-index:25165835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">
                <v:imagedata r:id="rId27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356" behindDoc="0" locked="0" layoutInCell="1" allowOverlap="1" wp14:anchorId="45719209" wp14:editId="790EF40A">
                <wp:simplePos x="0" y="0"/>
                <wp:positionH relativeFrom="column">
                  <wp:posOffset>2181236</wp:posOffset>
                </wp:positionH>
                <wp:positionV relativeFrom="paragraph">
                  <wp:posOffset>-66220</wp:posOffset>
                </wp:positionV>
                <wp:extent cx="189360" cy="149400"/>
                <wp:effectExtent l="38100" t="38100" r="0" b="41275"/>
                <wp:wrapNone/>
                <wp:docPr id="959778494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/>
                      </w14:nvContentPartPr>
                      <w14:xfrm>
                        <a:off x="0" y="0"/>
                        <a:ext cx="189360" cy="14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71F800" id="Ink 114" o:spid="_x0000_s1026" type="#_x0000_t75" style="position:absolute;margin-left:171.05pt;margin-top:-5.9pt;width:16.3pt;height:13.15pt;z-index:2516583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">
                <v:imagedata r:id="rId27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354" behindDoc="0" locked="0" layoutInCell="1" allowOverlap="1" wp14:anchorId="44A4BF35" wp14:editId="22FBA3E4">
                <wp:simplePos x="0" y="0"/>
                <wp:positionH relativeFrom="column">
                  <wp:posOffset>974725</wp:posOffset>
                </wp:positionH>
                <wp:positionV relativeFrom="paragraph">
                  <wp:posOffset>-53975</wp:posOffset>
                </wp:positionV>
                <wp:extent cx="469440" cy="157320"/>
                <wp:effectExtent l="38100" t="38100" r="38735" b="46355"/>
                <wp:wrapNone/>
                <wp:docPr id="97652250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/>
                      </w14:nvContentPartPr>
                      <w14:xfrm>
                        <a:off x="0" y="0"/>
                        <a:ext cx="469440" cy="15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94BCE8" id="Ink 101" o:spid="_x0000_s1026" type="#_x0000_t75" style="position:absolute;margin-left:76.05pt;margin-top:-4.95pt;width:38.35pt;height:13.85pt;z-index:2516583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">
                <v:imagedata r:id="rId274" o:title=""/>
              </v:shape>
            </w:pict>
          </mc:Fallback>
        </mc:AlternateContent>
      </w:r>
      <w:r w:rsidR="00A365F0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ab/>
      </w:r>
    </w:p>
    <w:p w14:paraId="689E3A63" w14:textId="77777777" w:rsidR="0061675C" w:rsidRDefault="0061675C" w:rsidP="00A70227">
      <w:pPr>
        <w:tabs>
          <w:tab w:val="right" w:pos="11664"/>
        </w:tabs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</w:pPr>
    </w:p>
    <w:p w14:paraId="2AD87F23" w14:textId="77777777" w:rsidR="00A97877" w:rsidRDefault="00A97877" w:rsidP="00A70227">
      <w:pPr>
        <w:tabs>
          <w:tab w:val="right" w:pos="11664"/>
        </w:tabs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</w:pPr>
    </w:p>
    <w:p w14:paraId="296A95F1" w14:textId="49A513EC" w:rsidR="00A21BB5" w:rsidRDefault="00A21BB5" w:rsidP="00A70227">
      <w:pPr>
        <w:tabs>
          <w:tab w:val="right" w:pos="11664"/>
        </w:tabs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>Gram-Schmidt:</w:t>
      </w:r>
      <w:r w:rsidR="004A2149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 xml:space="preserve"> 1) </w:t>
      </w:r>
      <w:r w:rsidR="00C671BE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 xml:space="preserve">represent current signal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i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sz w:val="20"/>
            <w:szCs w:val="20"/>
            <w:lang w:eastAsia="zh-CN"/>
          </w:rPr>
          <m:t>(t)</m:t>
        </m:r>
      </m:oMath>
      <w:r w:rsidR="00C671BE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 xml:space="preserve"> using current basis</w:t>
      </w:r>
      <w:r w:rsidR="00862C0F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>:</w:t>
      </w:r>
      <w:r w:rsidR="00A96875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ij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sz w:val="20"/>
            <w:szCs w:val="20"/>
            <w:lang w:eastAsia="zh-CN"/>
          </w:rPr>
          <m:t>= &lt;</m:t>
        </m:r>
        <m:sSub>
          <m:sSubPr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i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t</m:t>
            </m:r>
          </m:e>
        </m:d>
        <m:r>
          <m:rPr>
            <m:sty m:val="bi"/>
          </m:rPr>
          <w:rPr>
            <w:rFonts w:ascii="Cambria Math" w:eastAsia="Times New Roman" w:hAnsi="Cambria Math" w:cs="Times New Roman"/>
            <w:sz w:val="20"/>
            <w:szCs w:val="20"/>
            <w:lang w:eastAsia="zh-CN"/>
          </w:rPr>
          <m:t xml:space="preserve">, </m:t>
        </m:r>
        <m:sSub>
          <m:sSubPr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j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t</m:t>
            </m:r>
          </m:e>
        </m:d>
        <m:r>
          <m:rPr>
            <m:sty m:val="bi"/>
          </m:rPr>
          <w:rPr>
            <w:rFonts w:ascii="Cambria Math" w:eastAsia="Times New Roman" w:hAnsi="Cambria Math" w:cs="Times New Roman"/>
            <w:sz w:val="20"/>
            <w:szCs w:val="20"/>
            <w:lang w:eastAsia="zh-CN"/>
          </w:rPr>
          <m:t>&gt;</m:t>
        </m:r>
      </m:oMath>
      <w:r w:rsidR="00A96875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 xml:space="preserve"> for all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0"/>
            <w:szCs w:val="20"/>
            <w:lang w:eastAsia="zh-CN"/>
          </w:rPr>
          <m:t>j</m:t>
        </m:r>
      </m:oMath>
      <w:r w:rsidR="00A96875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>.</w:t>
      </w:r>
    </w:p>
    <w:p w14:paraId="6C03B1FE" w14:textId="10FCB47F" w:rsidR="00DE3E3E" w:rsidRDefault="00DE3E3E" w:rsidP="00A70227">
      <w:pPr>
        <w:tabs>
          <w:tab w:val="right" w:pos="11664"/>
        </w:tabs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 xml:space="preserve">2) Find error signal: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i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b/>
                <w:sz w:val="20"/>
                <w:szCs w:val="20"/>
                <w:lang w:eastAsia="zh-CN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t</m:t>
            </m:r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e>
        </m:d>
        <m:r>
          <m:rPr>
            <m:sty m:val="bi"/>
          </m:rPr>
          <w:rPr>
            <w:rFonts w:ascii="Cambria Math" w:eastAsia="Times New Roman" w:hAnsi="Cambria Math" w:cs="Times New Roman"/>
            <w:sz w:val="20"/>
            <w:szCs w:val="20"/>
            <w:lang w:eastAsia="zh-CN"/>
          </w:rPr>
          <m:t>= </m:t>
        </m:r>
        <m:sSub>
          <m:sSubPr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i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b/>
                <w:sz w:val="20"/>
                <w:szCs w:val="20"/>
                <w:lang w:eastAsia="zh-CN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t</m:t>
            </m:r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e>
        </m:d>
        <m:r>
          <m:rPr>
            <m:sty m:val="b"/>
          </m:rPr>
          <w:rPr>
            <w:rFonts w:ascii="Cambria Math" w:eastAsia="Times New Roman" w:hAnsi="Cambria Math" w:cs="Times New Roman"/>
            <w:sz w:val="20"/>
            <w:szCs w:val="20"/>
            <w:lang w:eastAsia="zh-CN"/>
          </w:rPr>
          <m:t>-</m:t>
        </m:r>
        <m:acc>
          <m:accPr>
            <m:ctrlPr>
              <w:rPr>
                <w:rFonts w:ascii="Cambria Math" w:eastAsia="Times New Roman" w:hAnsi="Cambria Math" w:cs="Times New Roman"/>
                <w:b/>
                <w:sz w:val="20"/>
                <w:szCs w:val="20"/>
                <w:lang w:eastAsia="zh-CN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i/>
                    <w:sz w:val="20"/>
                    <w:szCs w:val="20"/>
                    <w:lang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  <w:lang w:eastAsia="zh-CN"/>
                  </w:rPr>
                  <m:t>s</m:t>
                </m:r>
                <m:ctrlPr>
                  <w:rPr>
                    <w:rFonts w:ascii="Cambria Math" w:eastAsia="Times New Roman" w:hAnsi="Cambria Math" w:cs="Times New Roman"/>
                    <w:b/>
                    <w:sz w:val="20"/>
                    <w:szCs w:val="20"/>
                    <w:lang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  <w:lang w:eastAsia="zh-CN"/>
                  </w:rPr>
                  <m:t>i</m:t>
                </m:r>
              </m:sub>
            </m:sSub>
            <m:d>
              <m:dPr>
                <m:ctrlPr>
                  <w:rPr>
                    <w:rFonts w:ascii="Cambria Math" w:eastAsia="Times New Roman" w:hAnsi="Cambria Math" w:cs="Times New Roman"/>
                    <w:b/>
                    <w:sz w:val="20"/>
                    <w:szCs w:val="20"/>
                    <w:lang w:eastAsia="zh-CN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  <w:lang w:eastAsia="zh-CN"/>
                  </w:rPr>
                  <m:t>t</m:t>
                </m:r>
                <m:ctrlPr>
                  <w:rPr>
                    <w:rFonts w:ascii="Cambria Math" w:eastAsia="Times New Roman" w:hAnsi="Cambria Math" w:cs="Times New Roman"/>
                    <w:b/>
                    <w:i/>
                    <w:sz w:val="20"/>
                    <w:szCs w:val="20"/>
                    <w:lang w:eastAsia="zh-CN"/>
                  </w:rPr>
                </m:ctrlPr>
              </m:e>
            </m:d>
          </m:e>
        </m:acc>
      </m:oMath>
    </w:p>
    <w:p w14:paraId="368E03D3" w14:textId="45DFDE8D" w:rsidR="00DE3E3E" w:rsidRDefault="00DE3E3E" w:rsidP="00A70227">
      <w:pPr>
        <w:tabs>
          <w:tab w:val="right" w:pos="11664"/>
        </w:tabs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 xml:space="preserve">3) If </w:t>
      </w:r>
      <m:oMath>
        <m:sSup>
          <m:sSupPr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||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i/>
                    <w:sz w:val="20"/>
                    <w:szCs w:val="20"/>
                    <w:lang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  <w:lang w:eastAsia="zh-CN"/>
                  </w:rPr>
                  <m:t>e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  <w:lang w:eastAsia="zh-CN"/>
                  </w:rPr>
                  <m:t>i</m:t>
                </m:r>
              </m:sub>
            </m:s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(t)||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2</m:t>
            </m:r>
          </m:sup>
        </m:sSup>
        <m:r>
          <m:rPr>
            <m:sty m:val="bi"/>
          </m:rPr>
          <w:rPr>
            <w:rFonts w:ascii="Cambria Math" w:eastAsia="Times New Roman" w:hAnsi="Cambria Math" w:cs="Times New Roman"/>
            <w:sz w:val="20"/>
            <w:szCs w:val="20"/>
            <w:lang w:eastAsia="zh-CN"/>
          </w:rPr>
          <m:t>=0</m:t>
        </m:r>
      </m:oMath>
      <w:r w:rsidR="0072650B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>, go to the next signal</w:t>
      </w:r>
      <w:r w:rsidR="006B7825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>, else create a new basis function</w:t>
      </w:r>
      <w:r w:rsidR="004E6A40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i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sz w:val="20"/>
            <w:szCs w:val="20"/>
            <w:lang w:eastAsia="zh-CN"/>
          </w:rPr>
          <m:t>(t)</m:t>
        </m:r>
      </m:oMath>
      <w:r w:rsidR="004E6A40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 xml:space="preserve"> must be orthogonal to all </w:t>
      </w:r>
      <w:r w:rsidR="00E74522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 xml:space="preserve">existing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j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t</m:t>
            </m:r>
          </m:e>
        </m:d>
      </m:oMath>
      <w:r w:rsidR="00E74522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>.</w:t>
      </w:r>
      <w:r w:rsidR="00292996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 xml:space="preserve"> Let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k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t</m:t>
            </m:r>
          </m:e>
        </m:d>
        <m:r>
          <m:rPr>
            <m:sty m:val="bi"/>
          </m:rPr>
          <w:rPr>
            <w:rFonts w:ascii="Cambria Math" w:eastAsia="Times New Roman" w:hAnsi="Cambria Math" w:cs="Times New Roman"/>
            <w:sz w:val="20"/>
            <w:szCs w:val="20"/>
            <w:lang w:eastAsia="zh-CN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i/>
                    <w:sz w:val="20"/>
                    <w:szCs w:val="20"/>
                    <w:lang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  <w:lang w:eastAsia="zh-CN"/>
                  </w:rPr>
                  <m:t>e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  <w:lang w:eastAsia="zh-CN"/>
                  </w:rPr>
                  <m:t>i</m:t>
                </m:r>
              </m:sub>
            </m:s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(t)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||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i/>
                    <w:sz w:val="20"/>
                    <w:szCs w:val="20"/>
                    <w:lang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  <w:lang w:eastAsia="zh-CN"/>
                  </w:rPr>
                  <m:t>e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  <w:lang w:eastAsia="zh-CN"/>
                  </w:rPr>
                  <m:t>i</m:t>
                </m:r>
              </m:sub>
            </m:s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(t)||</m:t>
            </m:r>
          </m:den>
        </m:f>
      </m:oMath>
      <w:r w:rsidR="004D5C1C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 xml:space="preserve">, </w:t>
      </w:r>
      <w:r w:rsidR="00D9385A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 xml:space="preserve">then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k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t</m:t>
            </m:r>
          </m:e>
        </m:d>
      </m:oMath>
      <w:r w:rsidR="00D9385A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 xml:space="preserve"> orthogonal to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j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t</m:t>
            </m:r>
          </m:e>
        </m:d>
      </m:oMath>
      <w:r w:rsidR="00D9385A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 xml:space="preserve"> for all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0"/>
            <w:szCs w:val="20"/>
            <w:lang w:eastAsia="zh-CN"/>
          </w:rPr>
          <m:t>j</m:t>
        </m:r>
      </m:oMath>
      <w:r w:rsidR="0091205E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 xml:space="preserve"> and </w:t>
      </w:r>
      <m:oMath>
        <m:sSup>
          <m:sSupPr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||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i/>
                    <w:sz w:val="20"/>
                    <w:szCs w:val="20"/>
                    <w:lang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  <w:lang w:eastAsia="zh-CN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  <w:lang w:eastAsia="zh-CN"/>
                  </w:rPr>
                  <m:t>k</m:t>
                </m:r>
              </m:sub>
            </m:sSub>
            <m:d>
              <m:dPr>
                <m:ctrlPr>
                  <w:rPr>
                    <w:rFonts w:ascii="Cambria Math" w:eastAsia="Times New Roman" w:hAnsi="Cambria Math" w:cs="Times New Roman"/>
                    <w:b/>
                    <w:i/>
                    <w:sz w:val="20"/>
                    <w:szCs w:val="20"/>
                    <w:lang w:eastAsia="zh-CN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  <w:lang w:eastAsia="zh-CN"/>
                  </w:rPr>
                  <m:t>t</m:t>
                </m:r>
              </m:e>
            </m:d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||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2</m:t>
            </m:r>
          </m:sup>
        </m:sSup>
        <m:r>
          <m:rPr>
            <m:sty m:val="bi"/>
          </m:rPr>
          <w:rPr>
            <w:rFonts w:ascii="Cambria Math" w:eastAsia="Times New Roman" w:hAnsi="Cambria Math" w:cs="Times New Roman"/>
            <w:sz w:val="20"/>
            <w:szCs w:val="20"/>
            <w:lang w:eastAsia="zh-CN"/>
          </w:rPr>
          <m:t>=1</m:t>
        </m:r>
      </m:oMath>
      <w:r w:rsidR="00F71BC6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 xml:space="preserve"> </w:t>
      </w:r>
      <w:r w:rsidR="003542FA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>… new set of {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j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t</m:t>
            </m:r>
          </m:e>
        </m:d>
        <m:r>
          <m:rPr>
            <m:sty m:val="bi"/>
          </m:rPr>
          <w:rPr>
            <w:rFonts w:ascii="Cambria Math" w:eastAsia="Times New Roman" w:hAnsi="Cambria Math" w:cs="Times New Roman"/>
            <w:sz w:val="20"/>
            <w:szCs w:val="20"/>
            <w:lang w:eastAsia="zh-CN"/>
          </w:rPr>
          <m:t xml:space="preserve">, …, </m:t>
        </m:r>
        <m:sSub>
          <m:sSubPr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k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t</m:t>
            </m:r>
          </m:e>
        </m:d>
        <m:r>
          <m:rPr>
            <m:sty m:val="bi"/>
          </m:rPr>
          <w:rPr>
            <w:rFonts w:ascii="Cambria Math" w:eastAsia="Times New Roman" w:hAnsi="Cambria Math" w:cs="Times New Roman"/>
            <w:sz w:val="20"/>
            <w:szCs w:val="20"/>
            <w:lang w:eastAsia="zh-CN"/>
          </w:rPr>
          <m:t>}</m:t>
        </m:r>
      </m:oMath>
      <w:r w:rsidR="00E154F7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 xml:space="preserve">, can represent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i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t</m:t>
            </m:r>
          </m:e>
        </m:d>
      </m:oMath>
      <w:r w:rsidR="00E154F7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 xml:space="preserve"> with 0 error energy</w:t>
      </w:r>
      <w:r w:rsidR="0012235F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 xml:space="preserve">, then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i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sz w:val="20"/>
            <w:szCs w:val="20"/>
            <w:lang w:eastAsia="zh-CN"/>
          </w:rPr>
          <m:t>=[</m:t>
        </m:r>
        <m:sSub>
          <m:sSubPr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i</m:t>
            </m:r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0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sz w:val="20"/>
            <w:szCs w:val="20"/>
            <w:lang w:eastAsia="zh-CN"/>
          </w:rPr>
          <m:t xml:space="preserve">, </m:t>
        </m:r>
        <m:sSub>
          <m:sSubPr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i</m:t>
            </m:r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1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sz w:val="20"/>
            <w:szCs w:val="20"/>
            <w:lang w:eastAsia="zh-CN"/>
          </w:rPr>
          <m:t xml:space="preserve">, …, </m:t>
        </m:r>
        <m:sSub>
          <m:sSubPr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iN-1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sz w:val="20"/>
            <w:szCs w:val="20"/>
            <w:lang w:eastAsia="zh-CN"/>
          </w:rPr>
          <m:t>]</m:t>
        </m:r>
      </m:oMath>
      <w:r w:rsidR="007B63C9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 xml:space="preserve"> ~ if </w:t>
      </w:r>
      <w:r w:rsidR="00136746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>did not find one, put 0 in its place</w:t>
      </w:r>
      <w:r w:rsidR="00C81F74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 xml:space="preserve">. At each iteration either make a new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k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t</m:t>
            </m:r>
          </m:e>
        </m:d>
      </m:oMath>
      <w:r w:rsidR="00C81F74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 xml:space="preserve"> or don’t make it.</w:t>
      </w:r>
    </w:p>
    <w:p w14:paraId="50C94750" w14:textId="5E4A28F4" w:rsidR="00183552" w:rsidRDefault="00E410DA" w:rsidP="00A70227">
      <w:pPr>
        <w:tabs>
          <w:tab w:val="right" w:pos="11664"/>
        </w:tabs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 xml:space="preserve">** Dimensionality of a signal set </w:t>
      </w:r>
      <m:oMath>
        <m:r>
          <m:rPr>
            <m:scr m:val="script"/>
            <m:sty m:val="bi"/>
          </m:rPr>
          <w:rPr>
            <w:rFonts w:ascii="Cambria Math" w:eastAsia="Times New Roman" w:hAnsi="Cambria Math" w:cs="Times New Roman"/>
            <w:sz w:val="20"/>
            <w:szCs w:val="20"/>
            <w:lang w:eastAsia="zh-CN"/>
          </w:rPr>
          <m:t>S</m:t>
        </m:r>
      </m:oMath>
      <w:r w:rsidR="002171E8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 xml:space="preserve"> is the cardinality </w:t>
      </w:r>
      <w:r w:rsidR="00FC07AF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 xml:space="preserve">of a basis for </w:t>
      </w:r>
      <m:oMath>
        <m:r>
          <m:rPr>
            <m:scr m:val="script"/>
            <m:sty m:val="bi"/>
          </m:rPr>
          <w:rPr>
            <w:rFonts w:ascii="Cambria Math" w:eastAsia="Times New Roman" w:hAnsi="Cambria Math" w:cs="Times New Roman"/>
            <w:sz w:val="20"/>
            <w:szCs w:val="20"/>
            <w:lang w:eastAsia="zh-CN"/>
          </w:rPr>
          <m:t>S</m:t>
        </m:r>
      </m:oMath>
      <w:r w:rsidR="00FC07AF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 xml:space="preserve">.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0"/>
            <w:szCs w:val="20"/>
            <w:lang w:eastAsia="zh-CN"/>
          </w:rPr>
          <m:t xml:space="preserve">N=dim </m:t>
        </m:r>
        <m:r>
          <m:rPr>
            <m:scr m:val="script"/>
            <m:sty m:val="bi"/>
          </m:rPr>
          <w:rPr>
            <w:rFonts w:ascii="Cambria Math" w:eastAsia="Times New Roman" w:hAnsi="Cambria Math" w:cs="Times New Roman"/>
            <w:sz w:val="20"/>
            <w:szCs w:val="20"/>
            <w:lang w:eastAsia="zh-CN"/>
          </w:rPr>
          <m:t>S=|F|</m:t>
        </m:r>
      </m:oMath>
    </w:p>
    <w:p w14:paraId="6DA93076" w14:textId="32468317" w:rsidR="00183552" w:rsidRDefault="00BC444F" w:rsidP="00A70227">
      <w:pPr>
        <w:tabs>
          <w:tab w:val="right" w:pos="11664"/>
        </w:tabs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</w:pP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388" behindDoc="0" locked="0" layoutInCell="1" allowOverlap="1" wp14:anchorId="2A4F332F" wp14:editId="413446B6">
                <wp:simplePos x="0" y="0"/>
                <wp:positionH relativeFrom="column">
                  <wp:posOffset>1640876</wp:posOffset>
                </wp:positionH>
                <wp:positionV relativeFrom="paragraph">
                  <wp:posOffset>215928</wp:posOffset>
                </wp:positionV>
                <wp:extent cx="13680" cy="90000"/>
                <wp:effectExtent l="38100" t="38100" r="37465" b="37465"/>
                <wp:wrapNone/>
                <wp:docPr id="305708627" name="Ink 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">
                      <w14:nvContentPartPr>
                        <w14:cNvContentPartPr/>
                      </w14:nvContentPartPr>
                      <w14:xfrm>
                        <a:off x="0" y="0"/>
                        <a:ext cx="13680" cy="9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656996" id="Ink 276" o:spid="_x0000_s1026" type="#_x0000_t75" style="position:absolute;margin-left:128.45pt;margin-top:16.3pt;width:2.55pt;height:8.5pt;z-index:2516583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">
                <v:imagedata r:id="rId27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387" behindDoc="0" locked="0" layoutInCell="1" allowOverlap="1" wp14:anchorId="7F214F0F" wp14:editId="3325C937">
                <wp:simplePos x="0" y="0"/>
                <wp:positionH relativeFrom="column">
                  <wp:posOffset>1537196</wp:posOffset>
                </wp:positionH>
                <wp:positionV relativeFrom="paragraph">
                  <wp:posOffset>228888</wp:posOffset>
                </wp:positionV>
                <wp:extent cx="45360" cy="72360"/>
                <wp:effectExtent l="25400" t="38100" r="31115" b="42545"/>
                <wp:wrapNone/>
                <wp:docPr id="1467328286" name="Ink 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/>
                      </w14:nvContentPartPr>
                      <w14:xfrm>
                        <a:off x="0" y="0"/>
                        <a:ext cx="45360" cy="7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55668D" id="Ink 275" o:spid="_x0000_s1026" type="#_x0000_t75" style="position:absolute;margin-left:120.35pt;margin-top:17.3pt;width:4.95pt;height:7.15pt;z-index:25165838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">
                <v:imagedata r:id="rId27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386" behindDoc="0" locked="0" layoutInCell="1" allowOverlap="1" wp14:anchorId="1E7D663A" wp14:editId="624BA3BE">
                <wp:simplePos x="0" y="0"/>
                <wp:positionH relativeFrom="column">
                  <wp:posOffset>1512716</wp:posOffset>
                </wp:positionH>
                <wp:positionV relativeFrom="paragraph">
                  <wp:posOffset>254448</wp:posOffset>
                </wp:positionV>
                <wp:extent cx="51480" cy="4320"/>
                <wp:effectExtent l="38100" t="38100" r="37465" b="46990"/>
                <wp:wrapNone/>
                <wp:docPr id="1588935436" name="Ink 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/>
                      </w14:nvContentPartPr>
                      <w14:xfrm>
                        <a:off x="0" y="0"/>
                        <a:ext cx="5148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EE7C88" id="Ink 274" o:spid="_x0000_s1026" type="#_x0000_t75" style="position:absolute;margin-left:118.4pt;margin-top:19.3pt;width:5.45pt;height:1.9pt;z-index:2516583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">
                <v:imagedata r:id="rId280" o:title=""/>
              </v:shape>
            </w:pict>
          </mc:Fallback>
        </mc:AlternateContent>
      </w:r>
      <w:r w:rsidR="00183552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>Digital Receiver Design</w:t>
      </w:r>
    </w:p>
    <w:p w14:paraId="4A5DACC0" w14:textId="7EA50CF7" w:rsidR="00183552" w:rsidRDefault="00BC444F" w:rsidP="00A70227">
      <w:pPr>
        <w:tabs>
          <w:tab w:val="right" w:pos="11664"/>
        </w:tabs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</w:pP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405" behindDoc="0" locked="0" layoutInCell="1" allowOverlap="1" wp14:anchorId="1CEF6029" wp14:editId="009D4FEE">
                <wp:simplePos x="0" y="0"/>
                <wp:positionH relativeFrom="column">
                  <wp:posOffset>5193716</wp:posOffset>
                </wp:positionH>
                <wp:positionV relativeFrom="paragraph">
                  <wp:posOffset>12823</wp:posOffset>
                </wp:positionV>
                <wp:extent cx="97560" cy="50040"/>
                <wp:effectExtent l="38100" t="38100" r="42545" b="39370"/>
                <wp:wrapNone/>
                <wp:docPr id="2067411800" name="Ink 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/>
                      </w14:nvContentPartPr>
                      <w14:xfrm>
                        <a:off x="0" y="0"/>
                        <a:ext cx="97560" cy="5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056E76" id="Ink 354" o:spid="_x0000_s1026" type="#_x0000_t75" style="position:absolute;margin-left:408.25pt;margin-top:.3pt;width:9.1pt;height:5.4pt;z-index:25165840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">
                <v:imagedata r:id="rId28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404" behindDoc="0" locked="0" layoutInCell="1" allowOverlap="1" wp14:anchorId="4CC575E3" wp14:editId="3883FA51">
                <wp:simplePos x="0" y="0"/>
                <wp:positionH relativeFrom="column">
                  <wp:posOffset>5241956</wp:posOffset>
                </wp:positionH>
                <wp:positionV relativeFrom="paragraph">
                  <wp:posOffset>145303</wp:posOffset>
                </wp:positionV>
                <wp:extent cx="64440" cy="56160"/>
                <wp:effectExtent l="38100" t="38100" r="24765" b="45720"/>
                <wp:wrapNone/>
                <wp:docPr id="925314834" name="Ink 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/>
                      </w14:nvContentPartPr>
                      <w14:xfrm>
                        <a:off x="0" y="0"/>
                        <a:ext cx="64440" cy="5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359919" id="Ink 353" o:spid="_x0000_s1026" type="#_x0000_t75" style="position:absolute;margin-left:412.05pt;margin-top:10.75pt;width:6.45pt;height:5.8pt;z-index:2516584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">
                <v:imagedata r:id="rId28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403" behindDoc="0" locked="0" layoutInCell="1" allowOverlap="1" wp14:anchorId="6C428BC5" wp14:editId="7CA55651">
                <wp:simplePos x="0" y="0"/>
                <wp:positionH relativeFrom="column">
                  <wp:posOffset>4751070</wp:posOffset>
                </wp:positionH>
                <wp:positionV relativeFrom="paragraph">
                  <wp:posOffset>185420</wp:posOffset>
                </wp:positionV>
                <wp:extent cx="259240" cy="121320"/>
                <wp:effectExtent l="38100" t="38100" r="0" b="43815"/>
                <wp:wrapNone/>
                <wp:docPr id="549984303" name="Ink 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/>
                      </w14:nvContentPartPr>
                      <w14:xfrm>
                        <a:off x="0" y="0"/>
                        <a:ext cx="259240" cy="12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1DEAD7" id="Ink 352" o:spid="_x0000_s1026" type="#_x0000_t75" style="position:absolute;margin-left:373.4pt;margin-top:13.9pt;width:21.8pt;height:10.95pt;z-index:25165840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">
                <v:imagedata r:id="rId28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401" behindDoc="0" locked="0" layoutInCell="1" allowOverlap="1" wp14:anchorId="4D1EA716" wp14:editId="5948B228">
                <wp:simplePos x="0" y="0"/>
                <wp:positionH relativeFrom="column">
                  <wp:posOffset>4218940</wp:posOffset>
                </wp:positionH>
                <wp:positionV relativeFrom="paragraph">
                  <wp:posOffset>69850</wp:posOffset>
                </wp:positionV>
                <wp:extent cx="288565" cy="101600"/>
                <wp:effectExtent l="38100" t="38100" r="0" b="38100"/>
                <wp:wrapNone/>
                <wp:docPr id="15345851" name="Ink 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">
                      <w14:nvContentPartPr>
                        <w14:cNvContentPartPr/>
                      </w14:nvContentPartPr>
                      <w14:xfrm>
                        <a:off x="0" y="0"/>
                        <a:ext cx="288565" cy="10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146741" id="Ink 343" o:spid="_x0000_s1026" type="#_x0000_t75" style="position:absolute;margin-left:331.5pt;margin-top:4.8pt;width:24.1pt;height:9.4pt;z-index:25165840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">
                <v:imagedata r:id="rId28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400" behindDoc="0" locked="0" layoutInCell="1" allowOverlap="1" wp14:anchorId="36346F4F" wp14:editId="4F04BFA6">
                <wp:simplePos x="0" y="0"/>
                <wp:positionH relativeFrom="column">
                  <wp:posOffset>3645535</wp:posOffset>
                </wp:positionH>
                <wp:positionV relativeFrom="paragraph">
                  <wp:posOffset>-60325</wp:posOffset>
                </wp:positionV>
                <wp:extent cx="145440" cy="137675"/>
                <wp:effectExtent l="38100" t="38100" r="6985" b="40640"/>
                <wp:wrapNone/>
                <wp:docPr id="367441894" name="Ink 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">
                      <w14:nvContentPartPr>
                        <w14:cNvContentPartPr/>
                      </w14:nvContentPartPr>
                      <w14:xfrm>
                        <a:off x="0" y="0"/>
                        <a:ext cx="145440" cy="137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408AAA" id="Ink 340" o:spid="_x0000_s1026" type="#_x0000_t75" style="position:absolute;margin-left:286.35pt;margin-top:-5.45pt;width:12.85pt;height:12.3pt;z-index:25165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">
                <v:imagedata r:id="rId29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399" behindDoc="0" locked="0" layoutInCell="1" allowOverlap="1" wp14:anchorId="7A6BC54C" wp14:editId="03DFABB5">
                <wp:simplePos x="0" y="0"/>
                <wp:positionH relativeFrom="column">
                  <wp:posOffset>3592195</wp:posOffset>
                </wp:positionH>
                <wp:positionV relativeFrom="paragraph">
                  <wp:posOffset>170815</wp:posOffset>
                </wp:positionV>
                <wp:extent cx="417720" cy="112680"/>
                <wp:effectExtent l="38100" t="38100" r="0" b="40005"/>
                <wp:wrapNone/>
                <wp:docPr id="1657381938" name="Ink 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">
                      <w14:nvContentPartPr>
                        <w14:cNvContentPartPr/>
                      </w14:nvContentPartPr>
                      <w14:xfrm>
                        <a:off x="0" y="0"/>
                        <a:ext cx="417720" cy="11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F585B3" id="Ink 337" o:spid="_x0000_s1026" type="#_x0000_t75" style="position:absolute;margin-left:282.15pt;margin-top:12.75pt;width:34.35pt;height:10.25pt;z-index:2516583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">
                <v:imagedata r:id="rId29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396" behindDoc="0" locked="0" layoutInCell="1" allowOverlap="1" wp14:anchorId="41254286" wp14:editId="21B9FADB">
                <wp:simplePos x="0" y="0"/>
                <wp:positionH relativeFrom="column">
                  <wp:posOffset>2945130</wp:posOffset>
                </wp:positionH>
                <wp:positionV relativeFrom="paragraph">
                  <wp:posOffset>42545</wp:posOffset>
                </wp:positionV>
                <wp:extent cx="320295" cy="130175"/>
                <wp:effectExtent l="38100" t="38100" r="0" b="47625"/>
                <wp:wrapNone/>
                <wp:docPr id="492461435" name="Ink 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">
                      <w14:nvContentPartPr>
                        <w14:cNvContentPartPr/>
                      </w14:nvContentPartPr>
                      <w14:xfrm>
                        <a:off x="0" y="0"/>
                        <a:ext cx="320295" cy="130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7FE46A" id="Ink 319" o:spid="_x0000_s1026" type="#_x0000_t75" style="position:absolute;margin-left:231.2pt;margin-top:2.65pt;width:26.6pt;height:11.65pt;z-index:2516583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">
                <v:imagedata r:id="rId29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395" behindDoc="0" locked="0" layoutInCell="1" allowOverlap="1" wp14:anchorId="56D213DD" wp14:editId="15F024BD">
                <wp:simplePos x="0" y="0"/>
                <wp:positionH relativeFrom="column">
                  <wp:posOffset>2467610</wp:posOffset>
                </wp:positionH>
                <wp:positionV relativeFrom="paragraph">
                  <wp:posOffset>94615</wp:posOffset>
                </wp:positionV>
                <wp:extent cx="338845" cy="106400"/>
                <wp:effectExtent l="38100" t="38100" r="42545" b="46355"/>
                <wp:wrapNone/>
                <wp:docPr id="965440378" name="Ink 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">
                      <w14:nvContentPartPr>
                        <w14:cNvContentPartPr/>
                      </w14:nvContentPartPr>
                      <w14:xfrm>
                        <a:off x="0" y="0"/>
                        <a:ext cx="338845" cy="10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8B6A42" id="Ink 312" o:spid="_x0000_s1026" type="#_x0000_t75" style="position:absolute;margin-left:193.6pt;margin-top:6.75pt;width:28.1pt;height:9.8pt;z-index:25165839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">
                <v:imagedata r:id="rId29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394" behindDoc="0" locked="0" layoutInCell="1" allowOverlap="1" wp14:anchorId="30377F1C" wp14:editId="271E4457">
                <wp:simplePos x="0" y="0"/>
                <wp:positionH relativeFrom="column">
                  <wp:posOffset>2787476</wp:posOffset>
                </wp:positionH>
                <wp:positionV relativeFrom="paragraph">
                  <wp:posOffset>6343</wp:posOffset>
                </wp:positionV>
                <wp:extent cx="1440" cy="3960"/>
                <wp:effectExtent l="38100" t="38100" r="36830" b="46990"/>
                <wp:wrapNone/>
                <wp:docPr id="783283993" name="Ink 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">
                      <w14:nvContentPartPr>
                        <w14:cNvContentPartPr/>
                      </w14:nvContentPartPr>
                      <w14:xfrm>
                        <a:off x="0" y="0"/>
                        <a:ext cx="144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BF7BD0" id="Ink 311" o:spid="_x0000_s1026" type="#_x0000_t75" style="position:absolute;margin-left:218.8pt;margin-top:-.15pt;width:1.5pt;height:1.6pt;z-index:2516583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">
                <v:imagedata r:id="rId14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393" behindDoc="0" locked="0" layoutInCell="1" allowOverlap="1" wp14:anchorId="1D36D227" wp14:editId="28A79B89">
                <wp:simplePos x="0" y="0"/>
                <wp:positionH relativeFrom="column">
                  <wp:posOffset>1995805</wp:posOffset>
                </wp:positionH>
                <wp:positionV relativeFrom="paragraph">
                  <wp:posOffset>-52705</wp:posOffset>
                </wp:positionV>
                <wp:extent cx="327405" cy="114935"/>
                <wp:effectExtent l="38100" t="38100" r="28575" b="37465"/>
                <wp:wrapNone/>
                <wp:docPr id="875944086" name="Ink 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">
                      <w14:nvContentPartPr>
                        <w14:cNvContentPartPr/>
                      </w14:nvContentPartPr>
                      <w14:xfrm>
                        <a:off x="0" y="0"/>
                        <a:ext cx="327405" cy="114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63235C" id="Ink 305" o:spid="_x0000_s1026" type="#_x0000_t75" style="position:absolute;margin-left:156.45pt;margin-top:-4.85pt;width:27.2pt;height:10.45pt;z-index:25165839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">
                <v:imagedata r:id="rId299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391" behindDoc="0" locked="0" layoutInCell="1" allowOverlap="1" wp14:anchorId="34D86ED3" wp14:editId="46E453DF">
                <wp:simplePos x="0" y="0"/>
                <wp:positionH relativeFrom="column">
                  <wp:posOffset>1979930</wp:posOffset>
                </wp:positionH>
                <wp:positionV relativeFrom="paragraph">
                  <wp:posOffset>162560</wp:posOffset>
                </wp:positionV>
                <wp:extent cx="294090" cy="83520"/>
                <wp:effectExtent l="38100" t="38100" r="10795" b="43815"/>
                <wp:wrapNone/>
                <wp:docPr id="2008664080" name="Ink 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/>
                      </w14:nvContentPartPr>
                      <w14:xfrm>
                        <a:off x="0" y="0"/>
                        <a:ext cx="294090" cy="8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9EF3F2" id="Ink 295" o:spid="_x0000_s1026" type="#_x0000_t75" style="position:absolute;margin-left:155.2pt;margin-top:12.1pt;width:24.55pt;height:8pt;z-index:25165839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">
                <v:imagedata r:id="rId301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389" behindDoc="0" locked="0" layoutInCell="1" allowOverlap="1" wp14:anchorId="62DAE690" wp14:editId="7CF665CA">
                <wp:simplePos x="0" y="0"/>
                <wp:positionH relativeFrom="column">
                  <wp:posOffset>1757680</wp:posOffset>
                </wp:positionH>
                <wp:positionV relativeFrom="paragraph">
                  <wp:posOffset>121285</wp:posOffset>
                </wp:positionV>
                <wp:extent cx="167640" cy="133985"/>
                <wp:effectExtent l="38100" t="38100" r="0" b="43815"/>
                <wp:wrapNone/>
                <wp:docPr id="708561322" name="Ink 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">
                      <w14:nvContentPartPr>
                        <w14:cNvContentPartPr/>
                      </w14:nvContentPartPr>
                      <w14:xfrm>
                        <a:off x="0" y="0"/>
                        <a:ext cx="167640" cy="133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9D38AE" id="Ink 283" o:spid="_x0000_s1026" type="#_x0000_t75" style="position:absolute;margin-left:137.7pt;margin-top:8.85pt;width:14.6pt;height:11.95pt;z-index:2516583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">
                <v:imagedata r:id="rId303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385" behindDoc="0" locked="0" layoutInCell="1" allowOverlap="1" wp14:anchorId="5279D22A" wp14:editId="395C670D">
                <wp:simplePos x="0" y="0"/>
                <wp:positionH relativeFrom="column">
                  <wp:posOffset>1423436</wp:posOffset>
                </wp:positionH>
                <wp:positionV relativeFrom="paragraph">
                  <wp:posOffset>-22817</wp:posOffset>
                </wp:positionV>
                <wp:extent cx="21600" cy="55440"/>
                <wp:effectExtent l="38100" t="38100" r="29210" b="46355"/>
                <wp:wrapNone/>
                <wp:docPr id="1999017149" name="Ink 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">
                      <w14:nvContentPartPr>
                        <w14:cNvContentPartPr/>
                      </w14:nvContentPartPr>
                      <w14:xfrm>
                        <a:off x="0" y="0"/>
                        <a:ext cx="21600" cy="5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FB8265" id="Ink 270" o:spid="_x0000_s1026" type="#_x0000_t75" style="position:absolute;margin-left:111.4pt;margin-top:-2.5pt;width:3.1pt;height:5.75pt;z-index:25165838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">
                <v:imagedata r:id="rId305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384" behindDoc="0" locked="0" layoutInCell="1" allowOverlap="1" wp14:anchorId="7FAA85A1" wp14:editId="66C66BA9">
                <wp:simplePos x="0" y="0"/>
                <wp:positionH relativeFrom="column">
                  <wp:posOffset>1368716</wp:posOffset>
                </wp:positionH>
                <wp:positionV relativeFrom="paragraph">
                  <wp:posOffset>12463</wp:posOffset>
                </wp:positionV>
                <wp:extent cx="360" cy="360"/>
                <wp:effectExtent l="38100" t="38100" r="38100" b="38100"/>
                <wp:wrapNone/>
                <wp:docPr id="661929773" name="Ink 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844F6A" id="Ink 269" o:spid="_x0000_s1026" type="#_x0000_t75" style="position:absolute;margin-left:107.05pt;margin-top:.3pt;width:1.45pt;height:1.45pt;z-index:25165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">
                <v:imagedata r:id="rId14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383" behindDoc="0" locked="0" layoutInCell="1" allowOverlap="1" wp14:anchorId="21662755" wp14:editId="4BEE7329">
                <wp:simplePos x="0" y="0"/>
                <wp:positionH relativeFrom="column">
                  <wp:posOffset>1361156</wp:posOffset>
                </wp:positionH>
                <wp:positionV relativeFrom="paragraph">
                  <wp:posOffset>36223</wp:posOffset>
                </wp:positionV>
                <wp:extent cx="2160" cy="24840"/>
                <wp:effectExtent l="38100" t="38100" r="36195" b="38735"/>
                <wp:wrapNone/>
                <wp:docPr id="1803342179" name="Ink 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">
                      <w14:nvContentPartPr>
                        <w14:cNvContentPartPr/>
                      </w14:nvContentPartPr>
                      <w14:xfrm>
                        <a:off x="0" y="0"/>
                        <a:ext cx="216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AEED7A" id="Ink 268" o:spid="_x0000_s1026" type="#_x0000_t75" style="position:absolute;margin-left:106.5pt;margin-top:2.15pt;width:1.55pt;height:3.35pt;z-index:25165838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">
                <v:imagedata r:id="rId30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382" behindDoc="0" locked="0" layoutInCell="1" allowOverlap="1" wp14:anchorId="601E09F9" wp14:editId="732DC452">
                <wp:simplePos x="0" y="0"/>
                <wp:positionH relativeFrom="column">
                  <wp:posOffset>1271156</wp:posOffset>
                </wp:positionH>
                <wp:positionV relativeFrom="paragraph">
                  <wp:posOffset>-29297</wp:posOffset>
                </wp:positionV>
                <wp:extent cx="58680" cy="74160"/>
                <wp:effectExtent l="38100" t="38100" r="43180" b="40640"/>
                <wp:wrapNone/>
                <wp:docPr id="180830914" name="Ink 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">
                      <w14:nvContentPartPr>
                        <w14:cNvContentPartPr/>
                      </w14:nvContentPartPr>
                      <w14:xfrm>
                        <a:off x="0" y="0"/>
                        <a:ext cx="58680" cy="7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12DCAC" id="Ink 267" o:spid="_x0000_s1026" type="#_x0000_t75" style="position:absolute;margin-left:99.4pt;margin-top:-3pt;width:6pt;height:7.3pt;z-index:2516583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">
                <v:imagedata r:id="rId31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381" behindDoc="0" locked="0" layoutInCell="1" allowOverlap="1" wp14:anchorId="2544EC55" wp14:editId="5A92FA48">
                <wp:simplePos x="0" y="0"/>
                <wp:positionH relativeFrom="column">
                  <wp:posOffset>1256030</wp:posOffset>
                </wp:positionH>
                <wp:positionV relativeFrom="paragraph">
                  <wp:posOffset>148590</wp:posOffset>
                </wp:positionV>
                <wp:extent cx="364475" cy="97920"/>
                <wp:effectExtent l="38100" t="38100" r="0" b="41910"/>
                <wp:wrapNone/>
                <wp:docPr id="641302693" name="Ink 2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">
                      <w14:nvContentPartPr>
                        <w14:cNvContentPartPr/>
                      </w14:nvContentPartPr>
                      <w14:xfrm>
                        <a:off x="0" y="0"/>
                        <a:ext cx="364475" cy="9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10F0E5" id="Ink 266" o:spid="_x0000_s1026" type="#_x0000_t75" style="position:absolute;margin-left:98.2pt;margin-top:11pt;width:30.15pt;height:9.1pt;z-index:25165838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">
                <v:imagedata r:id="rId31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380" behindDoc="0" locked="0" layoutInCell="1" allowOverlap="1" wp14:anchorId="53BB32F6" wp14:editId="2E9A2A14">
                <wp:simplePos x="0" y="0"/>
                <wp:positionH relativeFrom="column">
                  <wp:posOffset>1018796</wp:posOffset>
                </wp:positionH>
                <wp:positionV relativeFrom="paragraph">
                  <wp:posOffset>131263</wp:posOffset>
                </wp:positionV>
                <wp:extent cx="81720" cy="103320"/>
                <wp:effectExtent l="38100" t="38100" r="33020" b="36830"/>
                <wp:wrapNone/>
                <wp:docPr id="841261349" name="Ink 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">
                      <w14:nvContentPartPr>
                        <w14:cNvContentPartPr/>
                      </w14:nvContentPartPr>
                      <w14:xfrm>
                        <a:off x="0" y="0"/>
                        <a:ext cx="81720" cy="10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3AB8DE" id="Ink 263" o:spid="_x0000_s1026" type="#_x0000_t75" style="position:absolute;margin-left:79.5pt;margin-top:9.65pt;width:7.85pt;height:9.55pt;z-index:2516583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">
                <v:imagedata r:id="rId31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379" behindDoc="0" locked="0" layoutInCell="1" allowOverlap="1" wp14:anchorId="43DC5A17" wp14:editId="40DBD615">
                <wp:simplePos x="0" y="0"/>
                <wp:positionH relativeFrom="column">
                  <wp:posOffset>866876</wp:posOffset>
                </wp:positionH>
                <wp:positionV relativeFrom="paragraph">
                  <wp:posOffset>155383</wp:posOffset>
                </wp:positionV>
                <wp:extent cx="61560" cy="63720"/>
                <wp:effectExtent l="38100" t="38100" r="27940" b="38100"/>
                <wp:wrapNone/>
                <wp:docPr id="1765822450" name="Ink 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">
                      <w14:nvContentPartPr>
                        <w14:cNvContentPartPr/>
                      </w14:nvContentPartPr>
                      <w14:xfrm>
                        <a:off x="0" y="0"/>
                        <a:ext cx="61560" cy="6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0C16F6" id="Ink 260" o:spid="_x0000_s1026" type="#_x0000_t75" style="position:absolute;margin-left:67.55pt;margin-top:11.55pt;width:6.3pt;height:6.4pt;z-index:2516583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">
                <v:imagedata r:id="rId31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378" behindDoc="0" locked="0" layoutInCell="1" allowOverlap="1" wp14:anchorId="6DB3C23E" wp14:editId="0F962CA6">
                <wp:simplePos x="0" y="0"/>
                <wp:positionH relativeFrom="column">
                  <wp:posOffset>671396</wp:posOffset>
                </wp:positionH>
                <wp:positionV relativeFrom="paragraph">
                  <wp:posOffset>148183</wp:posOffset>
                </wp:positionV>
                <wp:extent cx="160560" cy="69480"/>
                <wp:effectExtent l="38100" t="38100" r="17780" b="45085"/>
                <wp:wrapNone/>
                <wp:docPr id="1024147745" name="Ink 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">
                      <w14:nvContentPartPr>
                        <w14:cNvContentPartPr/>
                      </w14:nvContentPartPr>
                      <w14:xfrm>
                        <a:off x="0" y="0"/>
                        <a:ext cx="160560" cy="6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95FF25" id="Ink 259" o:spid="_x0000_s1026" type="#_x0000_t75" style="position:absolute;margin-left:52.15pt;margin-top:10.95pt;width:14.1pt;height:6.85pt;z-index:2516583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">
                <v:imagedata r:id="rId31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377" behindDoc="0" locked="0" layoutInCell="1" allowOverlap="1" wp14:anchorId="65B98358" wp14:editId="5EC87328">
                <wp:simplePos x="0" y="0"/>
                <wp:positionH relativeFrom="column">
                  <wp:posOffset>122555</wp:posOffset>
                </wp:positionH>
                <wp:positionV relativeFrom="paragraph">
                  <wp:posOffset>77470</wp:posOffset>
                </wp:positionV>
                <wp:extent cx="375135" cy="179070"/>
                <wp:effectExtent l="25400" t="38100" r="0" b="36830"/>
                <wp:wrapNone/>
                <wp:docPr id="1192441900" name="Ink 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">
                      <w14:nvContentPartPr>
                        <w14:cNvContentPartPr/>
                      </w14:nvContentPartPr>
                      <w14:xfrm>
                        <a:off x="0" y="0"/>
                        <a:ext cx="375135" cy="179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183D99" id="Ink 258" o:spid="_x0000_s1026" type="#_x0000_t75" style="position:absolute;margin-left:8.95pt;margin-top:5.4pt;width:31pt;height:15.5pt;z-index:25165837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">
                <v:imagedata r:id="rId320" o:title=""/>
              </v:shape>
            </w:pict>
          </mc:Fallback>
        </mc:AlternateContent>
      </w:r>
    </w:p>
    <w:p w14:paraId="1F345E2C" w14:textId="05EDE5C1" w:rsidR="008C5DB3" w:rsidRDefault="001F1801" w:rsidP="00A70227">
      <w:pPr>
        <w:tabs>
          <w:tab w:val="right" w:pos="11664"/>
        </w:tabs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</w:pP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60467" behindDoc="0" locked="0" layoutInCell="1" allowOverlap="1" wp14:anchorId="1293E2F3" wp14:editId="223C7862">
                <wp:simplePos x="0" y="0"/>
                <wp:positionH relativeFrom="column">
                  <wp:posOffset>4326836</wp:posOffset>
                </wp:positionH>
                <wp:positionV relativeFrom="paragraph">
                  <wp:posOffset>24544</wp:posOffset>
                </wp:positionV>
                <wp:extent cx="72720" cy="91080"/>
                <wp:effectExtent l="25400" t="38100" r="41910" b="36195"/>
                <wp:wrapNone/>
                <wp:docPr id="1052307968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">
                      <w14:nvContentPartPr>
                        <w14:cNvContentPartPr/>
                      </w14:nvContentPartPr>
                      <w14:xfrm>
                        <a:off x="0" y="0"/>
                        <a:ext cx="72720" cy="9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2C214E" id="Ink 2" o:spid="_x0000_s1026" type="#_x0000_t75" style="position:absolute;margin-left:340pt;margin-top:1.25pt;width:7.15pt;height:8.55pt;z-index:2516604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">
                <v:imagedata r:id="rId32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9443" behindDoc="0" locked="0" layoutInCell="1" allowOverlap="1" wp14:anchorId="2AC5F348" wp14:editId="5C368A9E">
                <wp:simplePos x="0" y="0"/>
                <wp:positionH relativeFrom="column">
                  <wp:posOffset>4203356</wp:posOffset>
                </wp:positionH>
                <wp:positionV relativeFrom="paragraph">
                  <wp:posOffset>-21896</wp:posOffset>
                </wp:positionV>
                <wp:extent cx="75240" cy="156240"/>
                <wp:effectExtent l="38100" t="38100" r="39370" b="34290"/>
                <wp:wrapNone/>
                <wp:docPr id="75844547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">
                      <w14:nvContentPartPr>
                        <w14:cNvContentPartPr/>
                      </w14:nvContentPartPr>
                      <w14:xfrm>
                        <a:off x="0" y="0"/>
                        <a:ext cx="75240" cy="15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5A8096" id="Ink 1" o:spid="_x0000_s1026" type="#_x0000_t75" style="position:absolute;margin-left:330.25pt;margin-top:-2.4pt;width:7.3pt;height:13.7pt;z-index:2516594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">
                <v:imagedata r:id="rId324" o:title=""/>
              </v:shape>
            </w:pict>
          </mc:Fallback>
        </mc:AlternateContent>
      </w:r>
      <w:r w:rsidR="00BC444F"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402" behindDoc="0" locked="0" layoutInCell="1" allowOverlap="1" wp14:anchorId="543F6C9D" wp14:editId="6EE84529">
                <wp:simplePos x="0" y="0"/>
                <wp:positionH relativeFrom="column">
                  <wp:posOffset>4439930</wp:posOffset>
                </wp:positionH>
                <wp:positionV relativeFrom="paragraph">
                  <wp:posOffset>-9525</wp:posOffset>
                </wp:positionV>
                <wp:extent cx="54360" cy="96480"/>
                <wp:effectExtent l="38100" t="38100" r="34925" b="43815"/>
                <wp:wrapNone/>
                <wp:docPr id="197936550" name="Ink 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">
                      <w14:nvContentPartPr>
                        <w14:cNvContentPartPr/>
                      </w14:nvContentPartPr>
                      <w14:xfrm>
                        <a:off x="0" y="0"/>
                        <a:ext cx="54360" cy="964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6F14FF" id="Ink 349" o:spid="_x0000_s1026" type="#_x0000_t75" style="position:absolute;margin-left:348.9pt;margin-top:-1.45pt;width:5.7pt;height:9.05pt;z-index:25165840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">
                <v:imagedata r:id="rId326" o:title=""/>
              </v:shape>
            </w:pict>
          </mc:Fallback>
        </mc:AlternateContent>
      </w:r>
      <w:r w:rsidR="00BC444F"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398" behindDoc="0" locked="0" layoutInCell="1" allowOverlap="1" wp14:anchorId="593D4745" wp14:editId="5EE36BD0">
                <wp:simplePos x="0" y="0"/>
                <wp:positionH relativeFrom="column">
                  <wp:posOffset>2959100</wp:posOffset>
                </wp:positionH>
                <wp:positionV relativeFrom="paragraph">
                  <wp:posOffset>-31115</wp:posOffset>
                </wp:positionV>
                <wp:extent cx="421285" cy="149400"/>
                <wp:effectExtent l="38100" t="38100" r="36195" b="41275"/>
                <wp:wrapNone/>
                <wp:docPr id="1423718470" name="Ink 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">
                      <w14:nvContentPartPr>
                        <w14:cNvContentPartPr/>
                      </w14:nvContentPartPr>
                      <w14:xfrm>
                        <a:off x="0" y="0"/>
                        <a:ext cx="421285" cy="14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31F56D" id="Ink 334" o:spid="_x0000_s1026" type="#_x0000_t75" style="position:absolute;margin-left:232.3pt;margin-top:-3.15pt;width:34.55pt;height:13.15pt;z-index:2516583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">
                <v:imagedata r:id="rId328" o:title=""/>
              </v:shape>
            </w:pict>
          </mc:Fallback>
        </mc:AlternateContent>
      </w:r>
      <w:r w:rsidR="00BC444F"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397" behindDoc="0" locked="0" layoutInCell="1" allowOverlap="1" wp14:anchorId="1945BF1C" wp14:editId="1D00FA2C">
                <wp:simplePos x="0" y="0"/>
                <wp:positionH relativeFrom="column">
                  <wp:posOffset>2449830</wp:posOffset>
                </wp:positionH>
                <wp:positionV relativeFrom="paragraph">
                  <wp:posOffset>5080</wp:posOffset>
                </wp:positionV>
                <wp:extent cx="386460" cy="133235"/>
                <wp:effectExtent l="38100" t="38100" r="33020" b="45085"/>
                <wp:wrapNone/>
                <wp:docPr id="788494489" name="Ink 3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">
                      <w14:nvContentPartPr>
                        <w14:cNvContentPartPr/>
                      </w14:nvContentPartPr>
                      <w14:xfrm>
                        <a:off x="0" y="0"/>
                        <a:ext cx="386460" cy="133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C27A92" id="Ink 329" o:spid="_x0000_s1026" type="#_x0000_t75" style="position:absolute;margin-left:192.2pt;margin-top:-.3pt;width:31.85pt;height:11.95pt;z-index:25165839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">
                <v:imagedata r:id="rId330" o:title=""/>
              </v:shape>
            </w:pict>
          </mc:Fallback>
        </mc:AlternateContent>
      </w:r>
      <w:r w:rsidR="00BC444F"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390" behindDoc="0" locked="0" layoutInCell="1" allowOverlap="1" wp14:anchorId="440E74C9" wp14:editId="653B861A">
                <wp:simplePos x="0" y="0"/>
                <wp:positionH relativeFrom="column">
                  <wp:posOffset>1782445</wp:posOffset>
                </wp:positionH>
                <wp:positionV relativeFrom="paragraph">
                  <wp:posOffset>62865</wp:posOffset>
                </wp:positionV>
                <wp:extent cx="138240" cy="114300"/>
                <wp:effectExtent l="38100" t="38100" r="0" b="38100"/>
                <wp:wrapNone/>
                <wp:docPr id="1287450684" name="Ink 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">
                      <w14:nvContentPartPr>
                        <w14:cNvContentPartPr/>
                      </w14:nvContentPartPr>
                      <w14:xfrm>
                        <a:off x="0" y="0"/>
                        <a:ext cx="138240" cy="114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3AFF01" id="Ink 286" o:spid="_x0000_s1026" type="#_x0000_t75" style="position:absolute;margin-left:139.65pt;margin-top:4.25pt;width:12.3pt;height:10.4pt;z-index:2516583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">
                <v:imagedata r:id="rId332" o:title=""/>
              </v:shape>
            </w:pict>
          </mc:Fallback>
        </mc:AlternateContent>
      </w:r>
    </w:p>
    <w:p w14:paraId="1B7B79E2" w14:textId="71E37BEE" w:rsidR="008C5DB3" w:rsidRDefault="00BC444F" w:rsidP="00A70227">
      <w:pPr>
        <w:tabs>
          <w:tab w:val="right" w:pos="11664"/>
        </w:tabs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</w:pP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392" behindDoc="0" locked="0" layoutInCell="1" allowOverlap="1" wp14:anchorId="61BCA22B" wp14:editId="40727EE2">
                <wp:simplePos x="0" y="0"/>
                <wp:positionH relativeFrom="column">
                  <wp:posOffset>1689735</wp:posOffset>
                </wp:positionH>
                <wp:positionV relativeFrom="paragraph">
                  <wp:posOffset>-4445</wp:posOffset>
                </wp:positionV>
                <wp:extent cx="347575" cy="92075"/>
                <wp:effectExtent l="38100" t="38100" r="8255" b="34925"/>
                <wp:wrapNone/>
                <wp:docPr id="966276789" name="Ink 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">
                      <w14:nvContentPartPr>
                        <w14:cNvContentPartPr/>
                      </w14:nvContentPartPr>
                      <w14:xfrm>
                        <a:off x="0" y="0"/>
                        <a:ext cx="347575" cy="92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1CF174" id="Ink 296" o:spid="_x0000_s1026" type="#_x0000_t75" style="position:absolute;margin-left:132.35pt;margin-top:-1.05pt;width:28.75pt;height:8.65pt;z-index:251658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">
                <v:imagedata r:id="rId334" o:title=""/>
              </v:shape>
            </w:pict>
          </mc:Fallback>
        </mc:AlternateContent>
      </w:r>
    </w:p>
    <w:p w14:paraId="49CFEFF5" w14:textId="5D00668B" w:rsidR="00BC444F" w:rsidRDefault="00BC444F" w:rsidP="00A70227">
      <w:pPr>
        <w:tabs>
          <w:tab w:val="right" w:pos="11664"/>
        </w:tabs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>With</w:t>
      </w:r>
      <w:r w:rsidR="001709B0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i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sz w:val="20"/>
            <w:szCs w:val="20"/>
            <w:lang w:eastAsia="zh-CN"/>
          </w:rPr>
          <m:t>= &lt;r</m:t>
        </m:r>
        <m:d>
          <m:dPr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t</m:t>
            </m:r>
          </m:e>
        </m:d>
        <m:r>
          <m:rPr>
            <m:sty m:val="bi"/>
          </m:rPr>
          <w:rPr>
            <w:rFonts w:ascii="Cambria Math" w:eastAsia="Times New Roman" w:hAnsi="Cambria Math" w:cs="Times New Roman"/>
            <w:sz w:val="20"/>
            <w:szCs w:val="20"/>
            <w:lang w:eastAsia="zh-CN"/>
          </w:rPr>
          <m:t xml:space="preserve">, </m:t>
        </m:r>
        <m:sSub>
          <m:sSubPr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i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t</m:t>
            </m:r>
          </m:e>
        </m:d>
        <m:r>
          <m:rPr>
            <m:sty m:val="bi"/>
          </m:rPr>
          <w:rPr>
            <w:rFonts w:ascii="Cambria Math" w:eastAsia="Times New Roman" w:hAnsi="Cambria Math" w:cs="Times New Roman"/>
            <w:sz w:val="20"/>
            <w:szCs w:val="20"/>
            <w:lang w:eastAsia="zh-CN"/>
          </w:rPr>
          <m:t>&gt;</m:t>
        </m:r>
      </m:oMath>
      <w:r w:rsidR="00793B96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>:</w:t>
      </w:r>
    </w:p>
    <w:p w14:paraId="4CAC45D1" w14:textId="701E379E" w:rsidR="00793B96" w:rsidRDefault="00793B96" w:rsidP="00A70227">
      <w:pPr>
        <w:tabs>
          <w:tab w:val="right" w:pos="11664"/>
        </w:tabs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</w:pP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410" behindDoc="0" locked="0" layoutInCell="1" allowOverlap="1" wp14:anchorId="4BFBC5B1" wp14:editId="02271DF8">
                <wp:simplePos x="0" y="0"/>
                <wp:positionH relativeFrom="column">
                  <wp:posOffset>1978660</wp:posOffset>
                </wp:positionH>
                <wp:positionV relativeFrom="paragraph">
                  <wp:posOffset>-69850</wp:posOffset>
                </wp:positionV>
                <wp:extent cx="1831340" cy="573405"/>
                <wp:effectExtent l="38100" t="38100" r="0" b="36195"/>
                <wp:wrapNone/>
                <wp:docPr id="2099524341" name="Ink 3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">
                      <w14:nvContentPartPr>
                        <w14:cNvContentPartPr/>
                      </w14:nvContentPartPr>
                      <w14:xfrm>
                        <a:off x="0" y="0"/>
                        <a:ext cx="1831340" cy="573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47FC3C" id="Ink 398" o:spid="_x0000_s1026" type="#_x0000_t75" style="position:absolute;margin-left:155.1pt;margin-top:-6.2pt;width:145.6pt;height:46.55pt;z-index:2516584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">
                <v:imagedata r:id="rId33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407" behindDoc="0" locked="0" layoutInCell="1" allowOverlap="1" wp14:anchorId="00C675B6" wp14:editId="2AC977AA">
                <wp:simplePos x="0" y="0"/>
                <wp:positionH relativeFrom="column">
                  <wp:posOffset>805180</wp:posOffset>
                </wp:positionH>
                <wp:positionV relativeFrom="paragraph">
                  <wp:posOffset>69215</wp:posOffset>
                </wp:positionV>
                <wp:extent cx="1060220" cy="221040"/>
                <wp:effectExtent l="38100" t="38100" r="19685" b="45720"/>
                <wp:wrapNone/>
                <wp:docPr id="566860981" name="Ink 3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">
                      <w14:nvContentPartPr>
                        <w14:cNvContentPartPr/>
                      </w14:nvContentPartPr>
                      <w14:xfrm>
                        <a:off x="0" y="0"/>
                        <a:ext cx="1060220" cy="22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C10348" id="Ink 368" o:spid="_x0000_s1026" type="#_x0000_t75" style="position:absolute;margin-left:62.7pt;margin-top:4.75pt;width:84.9pt;height:18.8pt;z-index:2516584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">
                <v:imagedata r:id="rId33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406" behindDoc="0" locked="0" layoutInCell="1" allowOverlap="1" wp14:anchorId="4F020FC5" wp14:editId="0F96FAD2">
                <wp:simplePos x="0" y="0"/>
                <wp:positionH relativeFrom="column">
                  <wp:posOffset>132715</wp:posOffset>
                </wp:positionH>
                <wp:positionV relativeFrom="paragraph">
                  <wp:posOffset>76835</wp:posOffset>
                </wp:positionV>
                <wp:extent cx="481370" cy="246380"/>
                <wp:effectExtent l="38100" t="38100" r="1270" b="45720"/>
                <wp:wrapNone/>
                <wp:docPr id="1172738901" name="Ink 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">
                      <w14:nvContentPartPr>
                        <w14:cNvContentPartPr/>
                      </w14:nvContentPartPr>
                      <w14:xfrm>
                        <a:off x="0" y="0"/>
                        <a:ext cx="481370" cy="246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A5CF7A" id="Ink 361" o:spid="_x0000_s1026" type="#_x0000_t75" style="position:absolute;margin-left:9.75pt;margin-top:5.35pt;width:39.3pt;height:20.8pt;z-index:2516584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">
                <v:imagedata r:id="rId340" o:title=""/>
              </v:shape>
            </w:pict>
          </mc:Fallback>
        </mc:AlternateContent>
      </w:r>
    </w:p>
    <w:p w14:paraId="21CDF56D" w14:textId="58F70113" w:rsidR="00BC444F" w:rsidRDefault="00793B96" w:rsidP="00A70227">
      <w:pPr>
        <w:tabs>
          <w:tab w:val="right" w:pos="11664"/>
        </w:tabs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</w:pP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408" behindDoc="0" locked="0" layoutInCell="1" allowOverlap="1" wp14:anchorId="63D1097B" wp14:editId="03B774F9">
                <wp:simplePos x="0" y="0"/>
                <wp:positionH relativeFrom="column">
                  <wp:posOffset>1724756</wp:posOffset>
                </wp:positionH>
                <wp:positionV relativeFrom="paragraph">
                  <wp:posOffset>59173</wp:posOffset>
                </wp:positionV>
                <wp:extent cx="135360" cy="99720"/>
                <wp:effectExtent l="38100" t="38100" r="4445" b="40005"/>
                <wp:wrapNone/>
                <wp:docPr id="1969910112" name="Ink 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">
                      <w14:nvContentPartPr>
                        <w14:cNvContentPartPr/>
                      </w14:nvContentPartPr>
                      <w14:xfrm>
                        <a:off x="0" y="0"/>
                        <a:ext cx="135360" cy="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718326" id="Ink 369" o:spid="_x0000_s1026" type="#_x0000_t75" style="position:absolute;margin-left:135.1pt;margin-top:3.95pt;width:12.05pt;height:9.25pt;z-index:251658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">
                <v:imagedata r:id="rId342" o:title=""/>
              </v:shape>
            </w:pict>
          </mc:Fallback>
        </mc:AlternateContent>
      </w:r>
    </w:p>
    <w:p w14:paraId="2917DA9A" w14:textId="2FE4ACBD" w:rsidR="00BC444F" w:rsidRDefault="00793B96" w:rsidP="00A70227">
      <w:pPr>
        <w:tabs>
          <w:tab w:val="right" w:pos="11664"/>
        </w:tabs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</w:pP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418" behindDoc="0" locked="0" layoutInCell="1" allowOverlap="1" wp14:anchorId="2E6FD3D9" wp14:editId="3341B986">
                <wp:simplePos x="0" y="0"/>
                <wp:positionH relativeFrom="column">
                  <wp:posOffset>2887345</wp:posOffset>
                </wp:positionH>
                <wp:positionV relativeFrom="paragraph">
                  <wp:posOffset>-473710</wp:posOffset>
                </wp:positionV>
                <wp:extent cx="1917065" cy="1106805"/>
                <wp:effectExtent l="38100" t="38100" r="635" b="36195"/>
                <wp:wrapNone/>
                <wp:docPr id="498201159" name="Ink 4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3">
                      <w14:nvContentPartPr>
                        <w14:cNvContentPartPr/>
                      </w14:nvContentPartPr>
                      <w14:xfrm>
                        <a:off x="0" y="0"/>
                        <a:ext cx="1917065" cy="1106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C04AC1" id="Ink 466" o:spid="_x0000_s1026" type="#_x0000_t75" style="position:absolute;margin-left:226.65pt;margin-top:-38pt;width:152.35pt;height:88.55pt;z-index:2516584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">
                <v:imagedata r:id="rId34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411" behindDoc="0" locked="0" layoutInCell="1" allowOverlap="1" wp14:anchorId="1E2B9B1C" wp14:editId="04D839E1">
                <wp:simplePos x="0" y="0"/>
                <wp:positionH relativeFrom="column">
                  <wp:posOffset>1070610</wp:posOffset>
                </wp:positionH>
                <wp:positionV relativeFrom="paragraph">
                  <wp:posOffset>-302260</wp:posOffset>
                </wp:positionV>
                <wp:extent cx="479305" cy="721800"/>
                <wp:effectExtent l="25400" t="38100" r="29210" b="40640"/>
                <wp:wrapNone/>
                <wp:docPr id="2054237393" name="Ink 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5">
                      <w14:nvContentPartPr>
                        <w14:cNvContentPartPr/>
                      </w14:nvContentPartPr>
                      <w14:xfrm>
                        <a:off x="0" y="0"/>
                        <a:ext cx="479305" cy="72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4FE692" id="Ink 403" o:spid="_x0000_s1026" type="#_x0000_t75" style="position:absolute;margin-left:83.6pt;margin-top:-24.5pt;width:39.2pt;height:58.25pt;z-index:25165841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">
                <v:imagedata r:id="rId34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409" behindDoc="0" locked="0" layoutInCell="1" allowOverlap="1" wp14:anchorId="7781A0F5" wp14:editId="5CA513FD">
                <wp:simplePos x="0" y="0"/>
                <wp:positionH relativeFrom="column">
                  <wp:posOffset>1615440</wp:posOffset>
                </wp:positionH>
                <wp:positionV relativeFrom="paragraph">
                  <wp:posOffset>-19685</wp:posOffset>
                </wp:positionV>
                <wp:extent cx="543795" cy="197485"/>
                <wp:effectExtent l="38100" t="38100" r="2540" b="43815"/>
                <wp:wrapNone/>
                <wp:docPr id="774256298" name="Ink 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7">
                      <w14:nvContentPartPr>
                        <w14:cNvContentPartPr/>
                      </w14:nvContentPartPr>
                      <w14:xfrm>
                        <a:off x="0" y="0"/>
                        <a:ext cx="543795" cy="197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93D6C3" id="Ink 380" o:spid="_x0000_s1026" type="#_x0000_t75" style="position:absolute;margin-left:126.5pt;margin-top:-2.25pt;width:44.2pt;height:16.95pt;z-index:25165840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">
                <v:imagedata r:id="rId348" o:title=""/>
              </v:shape>
            </w:pict>
          </mc:Fallback>
        </mc:AlternateContent>
      </w:r>
    </w:p>
    <w:p w14:paraId="4CA8B207" w14:textId="6F2BA91F" w:rsidR="00BC444F" w:rsidRDefault="00793B96" w:rsidP="00A70227">
      <w:pPr>
        <w:tabs>
          <w:tab w:val="right" w:pos="11664"/>
        </w:tabs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</w:pP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417" behindDoc="0" locked="0" layoutInCell="1" allowOverlap="1" wp14:anchorId="237C519E" wp14:editId="52E5E99A">
                <wp:simplePos x="0" y="0"/>
                <wp:positionH relativeFrom="column">
                  <wp:posOffset>2852996</wp:posOffset>
                </wp:positionH>
                <wp:positionV relativeFrom="paragraph">
                  <wp:posOffset>-88774</wp:posOffset>
                </wp:positionV>
                <wp:extent cx="34920" cy="456480"/>
                <wp:effectExtent l="25400" t="38100" r="41910" b="39370"/>
                <wp:wrapNone/>
                <wp:docPr id="1570601585" name="Ink 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9">
                      <w14:nvContentPartPr>
                        <w14:cNvContentPartPr/>
                      </w14:nvContentPartPr>
                      <w14:xfrm>
                        <a:off x="0" y="0"/>
                        <a:ext cx="34920" cy="45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436108" id="Ink 431" o:spid="_x0000_s1026" type="#_x0000_t75" style="position:absolute;margin-left:223.95pt;margin-top:-7.7pt;width:4.2pt;height:37.4pt;z-index:25165841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">
                <v:imagedata r:id="rId35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416" behindDoc="0" locked="0" layoutInCell="1" allowOverlap="1" wp14:anchorId="2196098E" wp14:editId="7CDBC389">
                <wp:simplePos x="0" y="0"/>
                <wp:positionH relativeFrom="column">
                  <wp:posOffset>1955800</wp:posOffset>
                </wp:positionH>
                <wp:positionV relativeFrom="paragraph">
                  <wp:posOffset>43180</wp:posOffset>
                </wp:positionV>
                <wp:extent cx="773455" cy="144000"/>
                <wp:effectExtent l="38100" t="38100" r="0" b="46990"/>
                <wp:wrapNone/>
                <wp:docPr id="930022246" name="Ink 4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1">
                      <w14:nvContentPartPr>
                        <w14:cNvContentPartPr/>
                      </w14:nvContentPartPr>
                      <w14:xfrm>
                        <a:off x="0" y="0"/>
                        <a:ext cx="773455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A3B44D" id="Ink 430" o:spid="_x0000_s1026" type="#_x0000_t75" style="position:absolute;margin-left:153.3pt;margin-top:2.7pt;width:62.3pt;height:12.8pt;z-index:25165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">
                <v:imagedata r:id="rId35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413" behindDoc="0" locked="0" layoutInCell="1" allowOverlap="1" wp14:anchorId="56D43511" wp14:editId="2B238F5D">
                <wp:simplePos x="0" y="0"/>
                <wp:positionH relativeFrom="column">
                  <wp:posOffset>1700996</wp:posOffset>
                </wp:positionH>
                <wp:positionV relativeFrom="paragraph">
                  <wp:posOffset>231266</wp:posOffset>
                </wp:positionV>
                <wp:extent cx="125640" cy="64440"/>
                <wp:effectExtent l="38100" t="38100" r="40005" b="37465"/>
                <wp:wrapNone/>
                <wp:docPr id="1630263536" name="Ink 4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3">
                      <w14:nvContentPartPr>
                        <w14:cNvContentPartPr/>
                      </w14:nvContentPartPr>
                      <w14:xfrm>
                        <a:off x="0" y="0"/>
                        <a:ext cx="125640" cy="6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9BE6B3" id="Ink 413" o:spid="_x0000_s1026" type="#_x0000_t75" style="position:absolute;margin-left:133.25pt;margin-top:17.5pt;width:11.35pt;height:6.45pt;z-index:2516584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">
                <v:imagedata r:id="rId35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412" behindDoc="0" locked="0" layoutInCell="1" allowOverlap="1" wp14:anchorId="1825FA66" wp14:editId="2C6E232B">
                <wp:simplePos x="0" y="0"/>
                <wp:positionH relativeFrom="column">
                  <wp:posOffset>1689735</wp:posOffset>
                </wp:positionH>
                <wp:positionV relativeFrom="paragraph">
                  <wp:posOffset>26670</wp:posOffset>
                </wp:positionV>
                <wp:extent cx="173990" cy="307900"/>
                <wp:effectExtent l="38100" t="38100" r="0" b="48260"/>
                <wp:wrapNone/>
                <wp:docPr id="1604353568" name="Ink 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5">
                      <w14:nvContentPartPr>
                        <w14:cNvContentPartPr/>
                      </w14:nvContentPartPr>
                      <w14:xfrm>
                        <a:off x="0" y="0"/>
                        <a:ext cx="173990" cy="307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A0BC79" id="Ink 410" o:spid="_x0000_s1026" type="#_x0000_t75" style="position:absolute;margin-left:132.35pt;margin-top:1.4pt;width:15.1pt;height:25.7pt;z-index:2516584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">
                <v:imagedata r:id="rId356" o:title=""/>
              </v:shape>
            </w:pict>
          </mc:Fallback>
        </mc:AlternateContent>
      </w:r>
    </w:p>
    <w:p w14:paraId="07D0E0CC" w14:textId="40F80681" w:rsidR="00BC444F" w:rsidRDefault="00793B96" w:rsidP="00A70227">
      <w:pPr>
        <w:tabs>
          <w:tab w:val="right" w:pos="11664"/>
        </w:tabs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</w:pP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415" behindDoc="0" locked="0" layoutInCell="1" allowOverlap="1" wp14:anchorId="7796EDB1" wp14:editId="1761746B">
                <wp:simplePos x="0" y="0"/>
                <wp:positionH relativeFrom="column">
                  <wp:posOffset>1924685</wp:posOffset>
                </wp:positionH>
                <wp:positionV relativeFrom="paragraph">
                  <wp:posOffset>111125</wp:posOffset>
                </wp:positionV>
                <wp:extent cx="250890" cy="143510"/>
                <wp:effectExtent l="38100" t="38100" r="28575" b="46990"/>
                <wp:wrapNone/>
                <wp:docPr id="1355337167" name="Ink 4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7">
                      <w14:nvContentPartPr>
                        <w14:cNvContentPartPr/>
                      </w14:nvContentPartPr>
                      <w14:xfrm>
                        <a:off x="0" y="0"/>
                        <a:ext cx="250890" cy="143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32FD57" id="Ink 427" o:spid="_x0000_s1026" type="#_x0000_t75" style="position:absolute;margin-left:150.85pt;margin-top:8.05pt;width:21.15pt;height:12.7pt;z-index:2516584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">
                <v:imagedata r:id="rId35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8414" behindDoc="0" locked="0" layoutInCell="1" allowOverlap="1" wp14:anchorId="798639F2" wp14:editId="2A34589B">
                <wp:simplePos x="0" y="0"/>
                <wp:positionH relativeFrom="column">
                  <wp:posOffset>1536065</wp:posOffset>
                </wp:positionH>
                <wp:positionV relativeFrom="paragraph">
                  <wp:posOffset>124460</wp:posOffset>
                </wp:positionV>
                <wp:extent cx="333890" cy="199500"/>
                <wp:effectExtent l="38100" t="38100" r="47625" b="41910"/>
                <wp:wrapNone/>
                <wp:docPr id="212695876" name="Ink 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9">
                      <w14:nvContentPartPr>
                        <w14:cNvContentPartPr/>
                      </w14:nvContentPartPr>
                      <w14:xfrm>
                        <a:off x="0" y="0"/>
                        <a:ext cx="333890" cy="199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BD0784" id="Ink 419" o:spid="_x0000_s1026" type="#_x0000_t75" style="position:absolute;margin-left:120.25pt;margin-top:9.1pt;width:27.75pt;height:17.1pt;z-index:2516584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">
                <v:imagedata r:id="rId360" o:title=""/>
              </v:shape>
            </w:pict>
          </mc:Fallback>
        </mc:AlternateContent>
      </w:r>
    </w:p>
    <w:p w14:paraId="20E301CC" w14:textId="77777777" w:rsidR="00793B96" w:rsidRDefault="00793B96" w:rsidP="00A70227">
      <w:pPr>
        <w:tabs>
          <w:tab w:val="right" w:pos="11664"/>
        </w:tabs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</w:pPr>
    </w:p>
    <w:p w14:paraId="123701F5" w14:textId="552B709E" w:rsidR="00793B96" w:rsidRDefault="009963E1" w:rsidP="00A70227">
      <w:pPr>
        <w:tabs>
          <w:tab w:val="right" w:pos="11664"/>
        </w:tabs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>Energy Efficiency: probability of error as a function of signal-to-noise ratio</w:t>
      </w:r>
      <w:r w:rsidR="00E93CEA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>; Spectral Efficiency: frequency/BW</w:t>
      </w:r>
    </w:p>
    <w:p w14:paraId="12A6D2EB" w14:textId="09EC2C49" w:rsidR="00763B2F" w:rsidRDefault="00763B2F" w:rsidP="00A70227">
      <w:pPr>
        <w:tabs>
          <w:tab w:val="right" w:pos="11664"/>
        </w:tabs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>Signal set with M signals is M-</w:t>
      </w: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>ary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 xml:space="preserve"> modulation</w:t>
      </w:r>
      <w:r w:rsidR="00B67C65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 xml:space="preserve">; and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0"/>
            <w:szCs w:val="20"/>
            <w:lang w:eastAsia="zh-CN"/>
          </w:rPr>
          <m:t>m=</m:t>
        </m:r>
        <m:sSub>
          <m:sSubPr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log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2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sz w:val="20"/>
            <w:szCs w:val="20"/>
            <w:lang w:eastAsia="zh-CN"/>
          </w:rPr>
          <m:t>(M)</m:t>
        </m:r>
      </m:oMath>
      <w:r w:rsidR="00933957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 xml:space="preserve"> bits/symbol</w:t>
      </w:r>
      <w:r w:rsidR="002C6A3A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>.</w:t>
      </w:r>
    </w:p>
    <w:p w14:paraId="78D9CBBE" w14:textId="43B1B18D" w:rsidR="00CF14CE" w:rsidRPr="00825873" w:rsidRDefault="00B71592" w:rsidP="00A70227">
      <w:pPr>
        <w:tabs>
          <w:tab w:val="right" w:pos="11664"/>
        </w:tabs>
        <w:rPr>
          <w:rFonts w:ascii="Times New Roman" w:eastAsia="Times New Roman" w:hAnsi="Times New Roman" w:cs="Times New Roman"/>
          <w:b/>
          <w:i/>
          <w:sz w:val="20"/>
          <w:szCs w:val="20"/>
          <w:lang w:eastAsia="zh-CN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>Bit Rate</w:t>
      </w:r>
      <w:r w:rsidR="00B10494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>/</w:t>
      </w:r>
      <w:r w:rsidR="00712822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>data rate</w:t>
      </w:r>
      <w:r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b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sz w:val="20"/>
            <w:szCs w:val="20"/>
            <w:lang w:eastAsia="zh-CN"/>
          </w:rPr>
          <m:t>=m</m:t>
        </m:r>
        <m:f>
          <m:fPr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bit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sym</m:t>
            </m:r>
          </m:den>
        </m:f>
        <m:r>
          <m:rPr>
            <m:sty m:val="bi"/>
          </m:rPr>
          <w:rPr>
            <w:rFonts w:ascii="Cambria Math" w:eastAsia="Times New Roman" w:hAnsi="Cambria Math" w:cs="Times New Roman"/>
            <w:sz w:val="20"/>
            <w:szCs w:val="20"/>
            <w:lang w:eastAsia="zh-CN"/>
          </w:rPr>
          <m:t xml:space="preserve">* </m:t>
        </m:r>
        <m:sSub>
          <m:sSubPr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s</m:t>
            </m:r>
          </m:sub>
        </m:sSub>
        <m:f>
          <m:fPr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sym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s</m:t>
            </m:r>
          </m:den>
        </m:f>
      </m:oMath>
      <w:r w:rsidR="00825873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 xml:space="preserve"> and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0"/>
            <w:szCs w:val="20"/>
            <w:lang w:eastAsia="zh-CN"/>
          </w:rPr>
          <m:t>η=</m:t>
        </m:r>
        <m:f>
          <m:fPr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i/>
                    <w:sz w:val="20"/>
                    <w:szCs w:val="20"/>
                    <w:lang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  <w:lang w:eastAsia="zh-CN"/>
                  </w:rPr>
                  <m:t>R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  <w:lang w:eastAsia="zh-CN"/>
                  </w:rPr>
                  <m:t>b</m:t>
                </m:r>
              </m:sub>
            </m:sSub>
            <m:f>
              <m:fPr>
                <m:ctrlPr>
                  <w:rPr>
                    <w:rFonts w:ascii="Cambria Math" w:eastAsia="Times New Roman" w:hAnsi="Cambria Math" w:cs="Times New Roman"/>
                    <w:b/>
                    <w:i/>
                    <w:sz w:val="20"/>
                    <w:szCs w:val="20"/>
                    <w:lang w:eastAsia="zh-CN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  <w:lang w:eastAsia="zh-CN"/>
                  </w:rPr>
                  <m:t>bits</m:t>
                </m:r>
              </m:num>
              <m:den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  <w:lang w:eastAsia="zh-CN"/>
                  </w:rPr>
                  <m:t>s</m:t>
                </m:r>
              </m:den>
            </m:f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B Hz</m:t>
            </m:r>
          </m:den>
        </m:f>
      </m:oMath>
      <w:r w:rsidR="00457DDB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 xml:space="preserve"> (this is spectral efficiency</w:t>
      </w:r>
      <w:r w:rsidR="00712822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>, B = bandwidth</w:t>
      </w:r>
      <w:r w:rsidR="00457DDB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>)</w:t>
      </w:r>
    </w:p>
    <w:p w14:paraId="04A11430" w14:textId="5E421AB2" w:rsidR="00CE600C" w:rsidRDefault="00CE600C" w:rsidP="00CE600C">
      <w:pPr>
        <w:pBdr>
          <w:bottom w:val="double" w:sz="6" w:space="1" w:color="auto"/>
        </w:pBdr>
        <w:tabs>
          <w:tab w:val="right" w:pos="11664"/>
        </w:tabs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6D152F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Decision rule: MLE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  <w:lang w:eastAsia="zh-C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error</m:t>
            </m:r>
          </m:sub>
        </m:sSub>
        <m:r>
          <w:rPr>
            <w:rFonts w:ascii="Cambria Math" w:eastAsia="Times New Roman" w:hAnsi="Cambria Math" w:cs="Times New Roman"/>
            <w:sz w:val="20"/>
            <w:szCs w:val="20"/>
            <w:lang w:eastAsia="zh-CN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sz w:val="20"/>
            <w:szCs w:val="20"/>
            <w:lang w:eastAsia="zh-CN"/>
          </w:rPr>
          <m:t>Q</m:t>
        </m:r>
        <m:d>
          <m:dPr>
            <m:ctrl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Times New Roman"/>
                    <w:sz w:val="20"/>
                    <w:szCs w:val="20"/>
                    <w:lang w:eastAsia="zh-CN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eastAsia="zh-CN"/>
                  </w:rPr>
                  <m:t>d</m:t>
                </m:r>
                <m:r>
                  <m:rPr>
                    <m:lit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  <w:lang w:eastAsia="zh-CN"/>
                  </w:rPr>
                  <m:t>/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eastAsia="zh-CN"/>
                  </w:rPr>
                  <m:t>2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sz w:val="20"/>
                        <w:szCs w:val="20"/>
                        <w:lang w:eastAsia="zh-CN"/>
                      </w:rPr>
                    </m:ctrlPr>
                  </m:radPr>
                  <m:deg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  <w:lang w:eastAsia="zh-CN"/>
                      </w:rPr>
                    </m:ctrlPr>
                  </m:deg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  <w:lang w:eastAsia="zh-CN"/>
                      </w:rPr>
                      <m:t>N</m:t>
                    </m:r>
                    <m:r>
                      <m:rPr>
                        <m:lit/>
                      </m:rPr>
                      <w:rPr>
                        <w:rFonts w:ascii="Cambria Math" w:eastAsia="Times New Roman" w:hAnsi="Cambria Math" w:cs="Times New Roman"/>
                        <w:sz w:val="20"/>
                        <w:szCs w:val="20"/>
                        <w:lang w:eastAsia="zh-CN"/>
                      </w:rPr>
                      <m:t>/</m:t>
                    </m:r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  <w:lang w:eastAsia="zh-CN"/>
                      </w:rPr>
                      <m:t>2</m:t>
                    </m:r>
                  </m:e>
                </m:rad>
              </m:den>
            </m:f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  <w:lang w:eastAsia="zh-CN"/>
              </w:rPr>
            </m:ctrlPr>
          </m:e>
        </m:d>
      </m:oMath>
      <w:r w:rsidRPr="006D152F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, related to distance on signal constellation too. </w:t>
      </w:r>
      <w:r w:rsidR="005E7509">
        <w:rPr>
          <w:rFonts w:ascii="Times New Roman" w:eastAsia="Times New Roman" w:hAnsi="Times New Roman" w:cs="Times New Roman"/>
          <w:sz w:val="20"/>
          <w:szCs w:val="20"/>
          <w:lang w:eastAsia="zh-CN"/>
        </w:rPr>
        <w:t>**If given dB values, compute in linear units</w:t>
      </w:r>
      <w:r w:rsidR="0056063C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. </w:t>
      </w:r>
      <w:r w:rsidRPr="006D152F">
        <w:rPr>
          <w:rFonts w:ascii="Times New Roman" w:eastAsia="Times New Roman" w:hAnsi="Times New Roman" w:cs="Times New Roman"/>
          <w:sz w:val="20"/>
          <w:szCs w:val="20"/>
          <w:lang w:eastAsia="zh-CN"/>
        </w:rPr>
        <w:t>Re</w:t>
      </w:r>
      <w:r w:rsidR="0056063C">
        <w:rPr>
          <w:rFonts w:ascii="Times New Roman" w:eastAsia="Times New Roman" w:hAnsi="Times New Roman" w:cs="Times New Roman"/>
          <w:sz w:val="20"/>
          <w:szCs w:val="20"/>
          <w:lang w:eastAsia="zh-CN"/>
        </w:rPr>
        <w:t>port</w:t>
      </w:r>
      <w:r w:rsidRPr="006D152F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eastAsia="zh-C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eastAsia="zh-CN"/>
                  </w:rPr>
                  <m:t>E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eastAsia="zh-CN"/>
                  </w:rPr>
                  <m:t>b</m:t>
                </m:r>
              </m:sub>
            </m:sSub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  <w:lang w:eastAsia="zh-CN"/>
              </w:rPr>
            </m:ctrlP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eastAsia="zh-C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eastAsia="zh-CN"/>
                  </w:rPr>
                  <m:t>N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eastAsia="zh-CN"/>
                  </w:rPr>
                  <m:t>0</m:t>
                </m:r>
              </m:sub>
            </m:sSub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  <w:lang w:eastAsia="zh-CN"/>
              </w:rPr>
            </m:ctrlPr>
          </m:den>
        </m:f>
      </m:oMath>
      <w:r w:rsidRPr="006D152F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needs to be in dB</w:t>
      </w:r>
      <w:r w:rsidR="0056063C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units</w:t>
      </w:r>
      <w:r>
        <w:rPr>
          <w:rFonts w:ascii="Times New Roman" w:eastAsia="Times New Roman" w:hAnsi="Times New Roman" w:cs="Times New Roman"/>
          <w:sz w:val="20"/>
          <w:szCs w:val="20"/>
          <w:lang w:eastAsia="zh-CN"/>
        </w:rPr>
        <w:t>.</w:t>
      </w:r>
      <w:r w:rsidR="002943FF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**</w:t>
      </w:r>
      <w:proofErr w:type="gramStart"/>
      <w:r w:rsidR="002943FF">
        <w:rPr>
          <w:rFonts w:ascii="Times New Roman" w:eastAsia="Times New Roman" w:hAnsi="Times New Roman" w:cs="Times New Roman"/>
          <w:sz w:val="20"/>
          <w:szCs w:val="20"/>
          <w:lang w:eastAsia="zh-CN"/>
        </w:rPr>
        <w:t>Q( )</w:t>
      </w:r>
      <w:proofErr w:type="gramEnd"/>
      <w:r w:rsidR="002943FF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function is the survival function or 1-normalcdf() if using calculator. </w:t>
      </w:r>
      <w:r w:rsidR="00E55FBA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**For </w:t>
      </w:r>
      <w:r w:rsidR="00D72DCB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binary modulation,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  <w:lang w:eastAsia="zh-C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s</m:t>
            </m:r>
          </m:sub>
        </m:sSub>
        <m:r>
          <w:rPr>
            <w:rFonts w:ascii="Cambria Math" w:eastAsia="Times New Roman" w:hAnsi="Cambria Math" w:cs="Times New Roman"/>
            <w:sz w:val="20"/>
            <w:szCs w:val="20"/>
            <w:lang w:eastAsia="zh-CN"/>
          </w:rPr>
          <m:t>=Q</m:t>
        </m:r>
        <m:d>
          <m:dPr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  <w:lang w:eastAsia="zh-CN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eastAsia="zh-CN"/>
                  </w:rPr>
                </m:ctrlPr>
              </m:fPr>
              <m:num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  <w:lang w:eastAsia="zh-CN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  <w:lang w:eastAsia="zh-CN"/>
                      </w:rPr>
                      <m:t>d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  <w:lang w:eastAsia="zh-CN"/>
                      </w:rPr>
                      <m:t>2</m:t>
                    </m:r>
                  </m:den>
                </m:f>
              </m:num>
              <m:den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  <w:lang w:eastAsia="zh-CN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  <w:lang w:eastAsia="zh-CN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  <w:szCs w:val="20"/>
                                <w:lang w:eastAsia="zh-C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eastAsia="zh-CN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eastAsia="zh-CN"/>
                              </w:rPr>
                              <m:t>0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eastAsia="zh-CN"/>
                          </w:rPr>
                          <m:t>2</m:t>
                        </m:r>
                      </m:den>
                    </m:f>
                  </m:e>
                </m:rad>
              </m:den>
            </m:f>
          </m:e>
        </m:d>
        <m:r>
          <w:rPr>
            <w:rFonts w:ascii="Cambria Math" w:eastAsia="Times New Roman" w:hAnsi="Cambria Math" w:cs="Times New Roman"/>
            <w:sz w:val="20"/>
            <w:szCs w:val="20"/>
            <w:lang w:eastAsia="zh-CN"/>
          </w:rPr>
          <m:t>=Q</m:t>
        </m:r>
        <m:d>
          <m:dPr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  <w:lang w:eastAsia="zh-CN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eastAsia="zh-CN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  <w:lang w:eastAsia="zh-CN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  <w:lang w:eastAsia="zh-CN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eastAsia="zh-CN"/>
                          </w:rPr>
                          <m:t>E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eastAsia="zh-CN"/>
                          </w:rPr>
                          <m:t>2</m:t>
                        </m:r>
                      </m:den>
                    </m:f>
                  </m:e>
                </m:rad>
              </m:num>
              <m:den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  <w:lang w:eastAsia="zh-CN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  <w:lang w:eastAsia="zh-CN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  <w:szCs w:val="20"/>
                                <w:lang w:eastAsia="zh-C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eastAsia="zh-CN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eastAsia="zh-CN"/>
                              </w:rPr>
                              <m:t>0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eastAsia="zh-CN"/>
                          </w:rPr>
                          <m:t>2</m:t>
                        </m:r>
                      </m:den>
                    </m:f>
                  </m:e>
                </m:rad>
              </m:den>
            </m:f>
          </m:e>
        </m:d>
        <m:r>
          <w:rPr>
            <w:rFonts w:ascii="Cambria Math" w:eastAsia="Times New Roman" w:hAnsi="Cambria Math" w:cs="Times New Roman"/>
            <w:sz w:val="20"/>
            <w:szCs w:val="20"/>
            <w:lang w:eastAsia="zh-CN"/>
          </w:rPr>
          <m:t>=Q(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  <w:lang w:eastAsia="zh-CN"/>
              </w:rPr>
            </m:ctrlPr>
          </m:radPr>
          <m:deg/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eastAsia="zh-CN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eastAsia="zh-CN"/>
                  </w:rPr>
                  <m:t>E</m:t>
                </m:r>
              </m:num>
              <m:den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  <w:lang w:eastAsia="zh-CN"/>
                      </w:rPr>
                      <m:t>N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  <w:lang w:eastAsia="zh-CN"/>
                      </w:rPr>
                      <m:t>0</m:t>
                    </m:r>
                  </m:sub>
                </m:sSub>
              </m:den>
            </m:f>
          </m:e>
        </m:rad>
        <m:r>
          <w:rPr>
            <w:rFonts w:ascii="Cambria Math" w:eastAsia="Times New Roman" w:hAnsi="Cambria Math" w:cs="Times New Roman"/>
            <w:sz w:val="20"/>
            <w:szCs w:val="20"/>
            <w:lang w:eastAsia="zh-CN"/>
          </w:rPr>
          <m:t>)</m:t>
        </m:r>
      </m:oMath>
      <w:r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</w:t>
      </w:r>
    </w:p>
    <w:p w14:paraId="12FAA8AB" w14:textId="35A3A544" w:rsidR="00033599" w:rsidRDefault="00033599" w:rsidP="00CE600C">
      <w:pPr>
        <w:pBdr>
          <w:bottom w:val="double" w:sz="6" w:space="1" w:color="auto"/>
        </w:pBdr>
        <w:tabs>
          <w:tab w:val="right" w:pos="11664"/>
        </w:tabs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OTHERS: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  <w:lang w:eastAsia="zh-CN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||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eastAsia="zh-C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eastAsia="zh-CN"/>
                  </w:rPr>
                  <m:t>s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eastAsia="zh-CN"/>
                  </w:rPr>
                  <m:t>i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(t)||</m:t>
            </m:r>
          </m:e>
          <m:sup>
            <m: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0"/>
            <w:szCs w:val="20"/>
            <w:lang w:eastAsia="zh-CN"/>
          </w:rPr>
          <m:t>=</m:t>
        </m:r>
        <m:nary>
          <m:naryPr>
            <m:limLoc m:val="subSup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  <w:lang w:eastAsia="zh-CN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0</m:t>
            </m:r>
          </m:sub>
          <m:sup>
            <m: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T</m:t>
            </m:r>
          </m:sup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eastAsia="zh-CN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eastAsia="zh-CN"/>
                  </w:rPr>
                  <m:t>(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  <w:lang w:eastAsia="zh-CN"/>
                      </w:rPr>
                      <m:t>s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  <w:lang w:eastAsia="zh-CN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  <w:lang w:eastAsia="zh-CN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  <w:lang w:eastAsia="zh-CN"/>
                      </w:rPr>
                      <m:t>t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eastAsia="zh-CN"/>
                  </w:rPr>
                  <m:t>)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eastAsia="zh-CN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dt</m:t>
            </m:r>
          </m:e>
        </m:nary>
      </m:oMath>
      <w:r w:rsidR="001903C4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and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  <w:lang w:eastAsia="zh-C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S</m:t>
            </m:r>
          </m:sub>
        </m:sSub>
        <m:r>
          <w:rPr>
            <w:rFonts w:ascii="Cambria Math" w:eastAsia="Times New Roman" w:hAnsi="Cambria Math" w:cs="Times New Roman"/>
            <w:sz w:val="20"/>
            <w:szCs w:val="20"/>
            <w:lang w:eastAsia="zh-CN"/>
          </w:rPr>
          <m:t xml:space="preserve">=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  <w:lang w:eastAsia="zh-C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b</m:t>
            </m:r>
          </m:sub>
        </m:sSub>
        <m:sSub>
          <m:sSubPr>
            <m:ctrl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log</m:t>
            </m:r>
          </m:e>
          <m:sub>
            <m: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0"/>
            <w:szCs w:val="20"/>
            <w:lang w:eastAsia="zh-CN"/>
          </w:rPr>
          <m:t>(M)</m:t>
        </m:r>
      </m:oMath>
    </w:p>
    <w:p w14:paraId="68DFFA36" w14:textId="36F85293" w:rsidR="0088625D" w:rsidRDefault="0088625D" w:rsidP="00CE600C">
      <w:pPr>
        <w:pBdr>
          <w:bottom w:val="double" w:sz="6" w:space="1" w:color="auto"/>
        </w:pBdr>
        <w:tabs>
          <w:tab w:val="right" w:pos="11664"/>
        </w:tabs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Energy efficiency: </w:t>
      </w:r>
      <w:r w:rsidR="000B4F62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average </w:t>
      </w:r>
      <w:r w:rsidR="00FA0873">
        <w:rPr>
          <w:rFonts w:ascii="Times New Roman" w:eastAsia="Times New Roman" w:hAnsi="Times New Roman" w:cs="Times New Roman"/>
          <w:sz w:val="20"/>
          <w:szCs w:val="20"/>
          <w:lang w:eastAsia="zh-CN"/>
        </w:rPr>
        <w:t>neighbors</w:t>
      </w:r>
      <w:r w:rsidR="000C4E33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</w:t>
      </w:r>
      <w:r w:rsidR="007E7AB3">
        <w:rPr>
          <w:rFonts w:ascii="Times New Roman" w:eastAsia="Times New Roman" w:hAnsi="Times New Roman" w:cs="Times New Roman"/>
          <w:sz w:val="20"/>
          <w:szCs w:val="20"/>
          <w:lang w:eastAsia="zh-CN"/>
        </w:rPr>
        <w:t>Q function</w:t>
      </w:r>
      <w:r w:rsidR="004D330F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or distance</w:t>
      </w:r>
      <w:r w:rsidR="007E7AB3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. </w:t>
      </w:r>
      <w:r w:rsidR="00E950A9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Spectral efficiency: </w:t>
      </w:r>
      <w:r w:rsidR="00FA0873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related to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0"/>
            <w:szCs w:val="20"/>
            <w:lang w:eastAsia="zh-CN"/>
          </w:rPr>
          <m:t>η</m:t>
        </m:r>
      </m:oMath>
      <w:r w:rsidR="007C773E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, max around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i/>
                <w:sz w:val="20"/>
                <w:szCs w:val="20"/>
                <w:lang w:eastAsia="zh-CN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log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zh-CN"/>
              </w:rPr>
              <m:t>2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sz w:val="20"/>
            <w:szCs w:val="20"/>
            <w:lang w:eastAsia="zh-CN"/>
          </w:rPr>
          <m:t>(M)</m:t>
        </m:r>
      </m:oMath>
    </w:p>
    <w:p w14:paraId="6B625762" w14:textId="362863EA" w:rsidR="009A73D8" w:rsidRPr="006D152F" w:rsidRDefault="009A73D8" w:rsidP="00CE600C">
      <w:pPr>
        <w:pBdr>
          <w:bottom w:val="double" w:sz="6" w:space="1" w:color="auto"/>
        </w:pBdr>
        <w:tabs>
          <w:tab w:val="right" w:pos="11664"/>
        </w:tabs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OFDM: </w:t>
      </w:r>
      <w:r w:rsidR="00907EC1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assign data at </w:t>
      </w:r>
      <w:r w:rsidR="006650FB">
        <w:rPr>
          <w:rFonts w:ascii="Times New Roman" w:eastAsia="Times New Roman" w:hAnsi="Times New Roman" w:cs="Times New Roman"/>
          <w:sz w:val="20"/>
          <w:szCs w:val="20"/>
          <w:lang w:eastAsia="zh-CN"/>
        </w:rPr>
        <w:t>different frequencies channels,</w:t>
      </w:r>
      <w:r w:rsidR="00907EC1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IFFT, add guard time,</w:t>
      </w:r>
      <w:r w:rsidR="006650FB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circular </w:t>
      </w:r>
      <w:r w:rsidR="00DC7AC9">
        <w:rPr>
          <w:rFonts w:ascii="Times New Roman" w:eastAsia="Times New Roman" w:hAnsi="Times New Roman" w:cs="Times New Roman"/>
          <w:sz w:val="20"/>
          <w:szCs w:val="20"/>
          <w:lang w:eastAsia="zh-CN"/>
        </w:rPr>
        <w:t>convolution.</w:t>
      </w:r>
      <w:r w:rsidR="006650FB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</w:t>
      </w:r>
    </w:p>
    <w:p w14:paraId="1AE7A380" w14:textId="1EBB9E4C" w:rsidR="009C773C" w:rsidRPr="00DC7E20" w:rsidRDefault="00EC3B85" w:rsidP="00A70227">
      <w:pPr>
        <w:tabs>
          <w:tab w:val="right" w:pos="11664"/>
        </w:tabs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</w:t>
      </w:r>
    </w:p>
    <w:sectPr w:rsidR="009C773C" w:rsidRPr="00DC7E20" w:rsidSect="00DC37FB">
      <w:pgSz w:w="12240" w:h="15840"/>
      <w:pgMar w:top="432" w:right="432" w:bottom="806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C88692F"/>
    <w:rsid w:val="00001ABC"/>
    <w:rsid w:val="000026CE"/>
    <w:rsid w:val="000030E2"/>
    <w:rsid w:val="0000383B"/>
    <w:rsid w:val="00003AED"/>
    <w:rsid w:val="000043A1"/>
    <w:rsid w:val="000071A5"/>
    <w:rsid w:val="000135F6"/>
    <w:rsid w:val="00016EAC"/>
    <w:rsid w:val="00017B9E"/>
    <w:rsid w:val="00025AB2"/>
    <w:rsid w:val="00026C51"/>
    <w:rsid w:val="00030435"/>
    <w:rsid w:val="00032276"/>
    <w:rsid w:val="00033599"/>
    <w:rsid w:val="00033818"/>
    <w:rsid w:val="00033A4D"/>
    <w:rsid w:val="00033C40"/>
    <w:rsid w:val="000346DD"/>
    <w:rsid w:val="00034A21"/>
    <w:rsid w:val="00040007"/>
    <w:rsid w:val="00041126"/>
    <w:rsid w:val="000420A2"/>
    <w:rsid w:val="000431FB"/>
    <w:rsid w:val="0005159D"/>
    <w:rsid w:val="0005206D"/>
    <w:rsid w:val="000530E4"/>
    <w:rsid w:val="00053414"/>
    <w:rsid w:val="000538A7"/>
    <w:rsid w:val="00054A64"/>
    <w:rsid w:val="000608F5"/>
    <w:rsid w:val="00062865"/>
    <w:rsid w:val="00062B36"/>
    <w:rsid w:val="00063B6A"/>
    <w:rsid w:val="00064A33"/>
    <w:rsid w:val="000671D7"/>
    <w:rsid w:val="00070DA7"/>
    <w:rsid w:val="000713E5"/>
    <w:rsid w:val="00071A58"/>
    <w:rsid w:val="00072BAC"/>
    <w:rsid w:val="00073308"/>
    <w:rsid w:val="00073732"/>
    <w:rsid w:val="000753DA"/>
    <w:rsid w:val="00076B53"/>
    <w:rsid w:val="00077430"/>
    <w:rsid w:val="00077D66"/>
    <w:rsid w:val="000800A9"/>
    <w:rsid w:val="000804F5"/>
    <w:rsid w:val="000857B3"/>
    <w:rsid w:val="00086809"/>
    <w:rsid w:val="00087A52"/>
    <w:rsid w:val="000917F2"/>
    <w:rsid w:val="00091880"/>
    <w:rsid w:val="000A103F"/>
    <w:rsid w:val="000A1336"/>
    <w:rsid w:val="000A17F2"/>
    <w:rsid w:val="000A1E91"/>
    <w:rsid w:val="000A331B"/>
    <w:rsid w:val="000A34CA"/>
    <w:rsid w:val="000B094D"/>
    <w:rsid w:val="000B0BD7"/>
    <w:rsid w:val="000B0EAB"/>
    <w:rsid w:val="000B24AA"/>
    <w:rsid w:val="000B4870"/>
    <w:rsid w:val="000B4F62"/>
    <w:rsid w:val="000B691C"/>
    <w:rsid w:val="000B7409"/>
    <w:rsid w:val="000C08A5"/>
    <w:rsid w:val="000C14D4"/>
    <w:rsid w:val="000C27A0"/>
    <w:rsid w:val="000C3B90"/>
    <w:rsid w:val="000C3FFA"/>
    <w:rsid w:val="000C4E33"/>
    <w:rsid w:val="000C4E7C"/>
    <w:rsid w:val="000C5EA4"/>
    <w:rsid w:val="000C60DB"/>
    <w:rsid w:val="000C7960"/>
    <w:rsid w:val="000D1E0D"/>
    <w:rsid w:val="000E27A6"/>
    <w:rsid w:val="000E33B6"/>
    <w:rsid w:val="000E4668"/>
    <w:rsid w:val="000E5FE1"/>
    <w:rsid w:val="000E6D18"/>
    <w:rsid w:val="000F1C6D"/>
    <w:rsid w:val="000F46BA"/>
    <w:rsid w:val="000F5A60"/>
    <w:rsid w:val="000F5B08"/>
    <w:rsid w:val="000F734E"/>
    <w:rsid w:val="0010026D"/>
    <w:rsid w:val="00100BB1"/>
    <w:rsid w:val="00102D32"/>
    <w:rsid w:val="00107778"/>
    <w:rsid w:val="00112B9A"/>
    <w:rsid w:val="001136D2"/>
    <w:rsid w:val="00117E08"/>
    <w:rsid w:val="0012235F"/>
    <w:rsid w:val="001259B2"/>
    <w:rsid w:val="00125A6A"/>
    <w:rsid w:val="00131AD9"/>
    <w:rsid w:val="00134060"/>
    <w:rsid w:val="00136746"/>
    <w:rsid w:val="00136B81"/>
    <w:rsid w:val="00143C53"/>
    <w:rsid w:val="00144088"/>
    <w:rsid w:val="001442FA"/>
    <w:rsid w:val="001469FF"/>
    <w:rsid w:val="001470E6"/>
    <w:rsid w:val="00154DC5"/>
    <w:rsid w:val="0015625D"/>
    <w:rsid w:val="00157916"/>
    <w:rsid w:val="00157A38"/>
    <w:rsid w:val="00157E41"/>
    <w:rsid w:val="0016187B"/>
    <w:rsid w:val="00162A64"/>
    <w:rsid w:val="00163AC6"/>
    <w:rsid w:val="001661BC"/>
    <w:rsid w:val="00166242"/>
    <w:rsid w:val="001676BE"/>
    <w:rsid w:val="00170349"/>
    <w:rsid w:val="001709B0"/>
    <w:rsid w:val="00174A95"/>
    <w:rsid w:val="00177463"/>
    <w:rsid w:val="00180629"/>
    <w:rsid w:val="00183552"/>
    <w:rsid w:val="001837E5"/>
    <w:rsid w:val="001848CE"/>
    <w:rsid w:val="00184AAB"/>
    <w:rsid w:val="00184CB0"/>
    <w:rsid w:val="0018707E"/>
    <w:rsid w:val="0018795A"/>
    <w:rsid w:val="001903C4"/>
    <w:rsid w:val="00190996"/>
    <w:rsid w:val="001946AE"/>
    <w:rsid w:val="00194B8A"/>
    <w:rsid w:val="00195BAF"/>
    <w:rsid w:val="00196633"/>
    <w:rsid w:val="001A055B"/>
    <w:rsid w:val="001A19A0"/>
    <w:rsid w:val="001A29F9"/>
    <w:rsid w:val="001A30D0"/>
    <w:rsid w:val="001A4D91"/>
    <w:rsid w:val="001A568E"/>
    <w:rsid w:val="001A5ABC"/>
    <w:rsid w:val="001B206A"/>
    <w:rsid w:val="001B26B5"/>
    <w:rsid w:val="001B526D"/>
    <w:rsid w:val="001B549B"/>
    <w:rsid w:val="001B5C3F"/>
    <w:rsid w:val="001B6CD5"/>
    <w:rsid w:val="001B7AE1"/>
    <w:rsid w:val="001C353E"/>
    <w:rsid w:val="001C368A"/>
    <w:rsid w:val="001C7F39"/>
    <w:rsid w:val="001D1794"/>
    <w:rsid w:val="001D1950"/>
    <w:rsid w:val="001E04AB"/>
    <w:rsid w:val="001E1EF7"/>
    <w:rsid w:val="001E3C13"/>
    <w:rsid w:val="001E5117"/>
    <w:rsid w:val="001E5F98"/>
    <w:rsid w:val="001E6515"/>
    <w:rsid w:val="001F0C2F"/>
    <w:rsid w:val="001F0EB6"/>
    <w:rsid w:val="001F1801"/>
    <w:rsid w:val="001F549D"/>
    <w:rsid w:val="001F5F09"/>
    <w:rsid w:val="001F7401"/>
    <w:rsid w:val="001F76B3"/>
    <w:rsid w:val="00201A6E"/>
    <w:rsid w:val="002038EF"/>
    <w:rsid w:val="00214D8F"/>
    <w:rsid w:val="002171E8"/>
    <w:rsid w:val="00223550"/>
    <w:rsid w:val="0022454F"/>
    <w:rsid w:val="0022718F"/>
    <w:rsid w:val="00230583"/>
    <w:rsid w:val="002314F7"/>
    <w:rsid w:val="002317C5"/>
    <w:rsid w:val="00232433"/>
    <w:rsid w:val="00234152"/>
    <w:rsid w:val="002343D1"/>
    <w:rsid w:val="00234562"/>
    <w:rsid w:val="00234AA8"/>
    <w:rsid w:val="00234F54"/>
    <w:rsid w:val="00236483"/>
    <w:rsid w:val="0023715C"/>
    <w:rsid w:val="00242C0C"/>
    <w:rsid w:val="00243FAD"/>
    <w:rsid w:val="00245546"/>
    <w:rsid w:val="00245E11"/>
    <w:rsid w:val="00246F3B"/>
    <w:rsid w:val="002472C7"/>
    <w:rsid w:val="00251138"/>
    <w:rsid w:val="00251CE2"/>
    <w:rsid w:val="0025331E"/>
    <w:rsid w:val="002619B2"/>
    <w:rsid w:val="00261BFD"/>
    <w:rsid w:val="002629B6"/>
    <w:rsid w:val="00265D96"/>
    <w:rsid w:val="00266F73"/>
    <w:rsid w:val="00271CBC"/>
    <w:rsid w:val="0027260D"/>
    <w:rsid w:val="00274A63"/>
    <w:rsid w:val="00275B89"/>
    <w:rsid w:val="0028044D"/>
    <w:rsid w:val="002827EC"/>
    <w:rsid w:val="00283FE4"/>
    <w:rsid w:val="0028521D"/>
    <w:rsid w:val="00286614"/>
    <w:rsid w:val="002869CD"/>
    <w:rsid w:val="00287691"/>
    <w:rsid w:val="0029192B"/>
    <w:rsid w:val="00292471"/>
    <w:rsid w:val="00292996"/>
    <w:rsid w:val="00293017"/>
    <w:rsid w:val="00293A1F"/>
    <w:rsid w:val="002943AB"/>
    <w:rsid w:val="002943FF"/>
    <w:rsid w:val="002A0BDC"/>
    <w:rsid w:val="002A4E76"/>
    <w:rsid w:val="002A5127"/>
    <w:rsid w:val="002A79F4"/>
    <w:rsid w:val="002B17BD"/>
    <w:rsid w:val="002B205C"/>
    <w:rsid w:val="002B2758"/>
    <w:rsid w:val="002B7195"/>
    <w:rsid w:val="002B7FD8"/>
    <w:rsid w:val="002C0027"/>
    <w:rsid w:val="002C1C58"/>
    <w:rsid w:val="002C29D8"/>
    <w:rsid w:val="002C47CB"/>
    <w:rsid w:val="002C592C"/>
    <w:rsid w:val="002C6A3A"/>
    <w:rsid w:val="002D4BCC"/>
    <w:rsid w:val="002D7854"/>
    <w:rsid w:val="002E0017"/>
    <w:rsid w:val="002E15BD"/>
    <w:rsid w:val="002E4237"/>
    <w:rsid w:val="002E4AC5"/>
    <w:rsid w:val="002E5E0C"/>
    <w:rsid w:val="002E609C"/>
    <w:rsid w:val="002E622F"/>
    <w:rsid w:val="002F0A5A"/>
    <w:rsid w:val="002F1DEC"/>
    <w:rsid w:val="002F20D5"/>
    <w:rsid w:val="002F42A1"/>
    <w:rsid w:val="002F4476"/>
    <w:rsid w:val="002F51DB"/>
    <w:rsid w:val="003014FE"/>
    <w:rsid w:val="00303548"/>
    <w:rsid w:val="00305F06"/>
    <w:rsid w:val="003108B8"/>
    <w:rsid w:val="00311061"/>
    <w:rsid w:val="0031204A"/>
    <w:rsid w:val="003120DA"/>
    <w:rsid w:val="003121C1"/>
    <w:rsid w:val="00312368"/>
    <w:rsid w:val="003126AB"/>
    <w:rsid w:val="003128E5"/>
    <w:rsid w:val="00315908"/>
    <w:rsid w:val="00317B0B"/>
    <w:rsid w:val="00321ACA"/>
    <w:rsid w:val="0032384F"/>
    <w:rsid w:val="00323997"/>
    <w:rsid w:val="00324BA2"/>
    <w:rsid w:val="0032657E"/>
    <w:rsid w:val="00326582"/>
    <w:rsid w:val="00330473"/>
    <w:rsid w:val="0033647A"/>
    <w:rsid w:val="00337270"/>
    <w:rsid w:val="00337D3E"/>
    <w:rsid w:val="00341C5B"/>
    <w:rsid w:val="00344153"/>
    <w:rsid w:val="00345D5B"/>
    <w:rsid w:val="00346A96"/>
    <w:rsid w:val="003541F6"/>
    <w:rsid w:val="003542FA"/>
    <w:rsid w:val="00355FA2"/>
    <w:rsid w:val="003610B6"/>
    <w:rsid w:val="003641A2"/>
    <w:rsid w:val="0036442A"/>
    <w:rsid w:val="0036583F"/>
    <w:rsid w:val="00365C37"/>
    <w:rsid w:val="00367379"/>
    <w:rsid w:val="003725B7"/>
    <w:rsid w:val="00372A80"/>
    <w:rsid w:val="00376716"/>
    <w:rsid w:val="0038029C"/>
    <w:rsid w:val="003804C9"/>
    <w:rsid w:val="00382739"/>
    <w:rsid w:val="00382808"/>
    <w:rsid w:val="00386BEB"/>
    <w:rsid w:val="0038749F"/>
    <w:rsid w:val="00387BCE"/>
    <w:rsid w:val="00390D75"/>
    <w:rsid w:val="003911F5"/>
    <w:rsid w:val="003947FB"/>
    <w:rsid w:val="003A0B66"/>
    <w:rsid w:val="003A0B68"/>
    <w:rsid w:val="003A1BC0"/>
    <w:rsid w:val="003A2DF1"/>
    <w:rsid w:val="003A5F92"/>
    <w:rsid w:val="003A7657"/>
    <w:rsid w:val="003A79C6"/>
    <w:rsid w:val="003B13F1"/>
    <w:rsid w:val="003B5627"/>
    <w:rsid w:val="003B5BD7"/>
    <w:rsid w:val="003B657D"/>
    <w:rsid w:val="003C02F4"/>
    <w:rsid w:val="003C04D7"/>
    <w:rsid w:val="003C3E44"/>
    <w:rsid w:val="003C510F"/>
    <w:rsid w:val="003C7B12"/>
    <w:rsid w:val="003D186F"/>
    <w:rsid w:val="003D2D68"/>
    <w:rsid w:val="003D39D1"/>
    <w:rsid w:val="003D491C"/>
    <w:rsid w:val="003D664A"/>
    <w:rsid w:val="003D7158"/>
    <w:rsid w:val="003D77C0"/>
    <w:rsid w:val="003E105B"/>
    <w:rsid w:val="003E2F46"/>
    <w:rsid w:val="003F44E1"/>
    <w:rsid w:val="00402C04"/>
    <w:rsid w:val="004035B4"/>
    <w:rsid w:val="0040363D"/>
    <w:rsid w:val="00403804"/>
    <w:rsid w:val="00403FC7"/>
    <w:rsid w:val="00405CBD"/>
    <w:rsid w:val="004071A9"/>
    <w:rsid w:val="00411F8F"/>
    <w:rsid w:val="004142FB"/>
    <w:rsid w:val="004146ED"/>
    <w:rsid w:val="00416115"/>
    <w:rsid w:val="0042011F"/>
    <w:rsid w:val="00421168"/>
    <w:rsid w:val="0042285C"/>
    <w:rsid w:val="00426E92"/>
    <w:rsid w:val="00426F97"/>
    <w:rsid w:val="00431A71"/>
    <w:rsid w:val="0043269F"/>
    <w:rsid w:val="00432ED9"/>
    <w:rsid w:val="00434212"/>
    <w:rsid w:val="0044060F"/>
    <w:rsid w:val="00442B77"/>
    <w:rsid w:val="0044514B"/>
    <w:rsid w:val="004451C7"/>
    <w:rsid w:val="00445538"/>
    <w:rsid w:val="0044569E"/>
    <w:rsid w:val="004473B1"/>
    <w:rsid w:val="00450F6F"/>
    <w:rsid w:val="004510F3"/>
    <w:rsid w:val="004535F1"/>
    <w:rsid w:val="004540A1"/>
    <w:rsid w:val="004545DC"/>
    <w:rsid w:val="00457DDB"/>
    <w:rsid w:val="00462C90"/>
    <w:rsid w:val="00463F7F"/>
    <w:rsid w:val="00464FFE"/>
    <w:rsid w:val="00471A3F"/>
    <w:rsid w:val="004729D0"/>
    <w:rsid w:val="00472C86"/>
    <w:rsid w:val="0047375A"/>
    <w:rsid w:val="004760D7"/>
    <w:rsid w:val="004841CB"/>
    <w:rsid w:val="00486381"/>
    <w:rsid w:val="00486E4D"/>
    <w:rsid w:val="004919D2"/>
    <w:rsid w:val="004926ED"/>
    <w:rsid w:val="004A2149"/>
    <w:rsid w:val="004A2F4D"/>
    <w:rsid w:val="004A3F0D"/>
    <w:rsid w:val="004A4B02"/>
    <w:rsid w:val="004A73B3"/>
    <w:rsid w:val="004B011B"/>
    <w:rsid w:val="004B032A"/>
    <w:rsid w:val="004B3D44"/>
    <w:rsid w:val="004B400A"/>
    <w:rsid w:val="004B460E"/>
    <w:rsid w:val="004B517A"/>
    <w:rsid w:val="004B5CCF"/>
    <w:rsid w:val="004B726F"/>
    <w:rsid w:val="004C188F"/>
    <w:rsid w:val="004C70B2"/>
    <w:rsid w:val="004C7D99"/>
    <w:rsid w:val="004D0DCB"/>
    <w:rsid w:val="004D0F76"/>
    <w:rsid w:val="004D330F"/>
    <w:rsid w:val="004D5C1C"/>
    <w:rsid w:val="004E08B4"/>
    <w:rsid w:val="004E1F79"/>
    <w:rsid w:val="004E2E61"/>
    <w:rsid w:val="004E382C"/>
    <w:rsid w:val="004E47A9"/>
    <w:rsid w:val="004E482F"/>
    <w:rsid w:val="004E6A40"/>
    <w:rsid w:val="004F0E1A"/>
    <w:rsid w:val="004F4B8B"/>
    <w:rsid w:val="004F4BC7"/>
    <w:rsid w:val="004F52E7"/>
    <w:rsid w:val="005022ED"/>
    <w:rsid w:val="0051427E"/>
    <w:rsid w:val="0051510B"/>
    <w:rsid w:val="0051783A"/>
    <w:rsid w:val="005212B1"/>
    <w:rsid w:val="0052130C"/>
    <w:rsid w:val="00521A7D"/>
    <w:rsid w:val="00525003"/>
    <w:rsid w:val="00525B1C"/>
    <w:rsid w:val="005267BF"/>
    <w:rsid w:val="00530BB2"/>
    <w:rsid w:val="0053312E"/>
    <w:rsid w:val="00533F17"/>
    <w:rsid w:val="00534DA0"/>
    <w:rsid w:val="00536938"/>
    <w:rsid w:val="00541EC7"/>
    <w:rsid w:val="00541EE8"/>
    <w:rsid w:val="0055152B"/>
    <w:rsid w:val="00552FE9"/>
    <w:rsid w:val="00553810"/>
    <w:rsid w:val="005547CE"/>
    <w:rsid w:val="00557CA3"/>
    <w:rsid w:val="0056063C"/>
    <w:rsid w:val="00560D85"/>
    <w:rsid w:val="005628AC"/>
    <w:rsid w:val="00562F00"/>
    <w:rsid w:val="00564193"/>
    <w:rsid w:val="005658B3"/>
    <w:rsid w:val="00571776"/>
    <w:rsid w:val="005724F7"/>
    <w:rsid w:val="00572B76"/>
    <w:rsid w:val="005738FD"/>
    <w:rsid w:val="005739A9"/>
    <w:rsid w:val="00575A3B"/>
    <w:rsid w:val="00577EF0"/>
    <w:rsid w:val="00581CB5"/>
    <w:rsid w:val="00586193"/>
    <w:rsid w:val="005864C9"/>
    <w:rsid w:val="00595048"/>
    <w:rsid w:val="0059557A"/>
    <w:rsid w:val="0059730E"/>
    <w:rsid w:val="005A0559"/>
    <w:rsid w:val="005A0988"/>
    <w:rsid w:val="005A1D5D"/>
    <w:rsid w:val="005A3C4E"/>
    <w:rsid w:val="005A563C"/>
    <w:rsid w:val="005A5EDE"/>
    <w:rsid w:val="005B6465"/>
    <w:rsid w:val="005B67F7"/>
    <w:rsid w:val="005B6ED3"/>
    <w:rsid w:val="005C0376"/>
    <w:rsid w:val="005C1231"/>
    <w:rsid w:val="005C2668"/>
    <w:rsid w:val="005C2AF0"/>
    <w:rsid w:val="005C39E9"/>
    <w:rsid w:val="005C610F"/>
    <w:rsid w:val="005D184C"/>
    <w:rsid w:val="005D2F29"/>
    <w:rsid w:val="005E28FB"/>
    <w:rsid w:val="005E4F84"/>
    <w:rsid w:val="005E5D1E"/>
    <w:rsid w:val="005E73A0"/>
    <w:rsid w:val="005E7509"/>
    <w:rsid w:val="0060281C"/>
    <w:rsid w:val="00607FC5"/>
    <w:rsid w:val="0061675C"/>
    <w:rsid w:val="0062290A"/>
    <w:rsid w:val="006232DC"/>
    <w:rsid w:val="00623E75"/>
    <w:rsid w:val="0062569C"/>
    <w:rsid w:val="006265ED"/>
    <w:rsid w:val="00626EBF"/>
    <w:rsid w:val="00627E81"/>
    <w:rsid w:val="00630ED4"/>
    <w:rsid w:val="00631CAD"/>
    <w:rsid w:val="00633BF0"/>
    <w:rsid w:val="00634E96"/>
    <w:rsid w:val="006428B1"/>
    <w:rsid w:val="00643B35"/>
    <w:rsid w:val="00646B36"/>
    <w:rsid w:val="006516A2"/>
    <w:rsid w:val="00661169"/>
    <w:rsid w:val="00664DA2"/>
    <w:rsid w:val="006650FB"/>
    <w:rsid w:val="00665C3B"/>
    <w:rsid w:val="00667A01"/>
    <w:rsid w:val="00670FFC"/>
    <w:rsid w:val="006714AA"/>
    <w:rsid w:val="00674621"/>
    <w:rsid w:val="00674F26"/>
    <w:rsid w:val="0067539E"/>
    <w:rsid w:val="00675894"/>
    <w:rsid w:val="006768C7"/>
    <w:rsid w:val="00677C4B"/>
    <w:rsid w:val="00680850"/>
    <w:rsid w:val="00683E46"/>
    <w:rsid w:val="00685D3F"/>
    <w:rsid w:val="00686027"/>
    <w:rsid w:val="006906B0"/>
    <w:rsid w:val="006908A4"/>
    <w:rsid w:val="0069181E"/>
    <w:rsid w:val="006951D2"/>
    <w:rsid w:val="00695898"/>
    <w:rsid w:val="00696EC9"/>
    <w:rsid w:val="0069723F"/>
    <w:rsid w:val="00697674"/>
    <w:rsid w:val="006A17FE"/>
    <w:rsid w:val="006A460A"/>
    <w:rsid w:val="006A4C2D"/>
    <w:rsid w:val="006A6241"/>
    <w:rsid w:val="006A71FC"/>
    <w:rsid w:val="006B2562"/>
    <w:rsid w:val="006B6B0F"/>
    <w:rsid w:val="006B7825"/>
    <w:rsid w:val="006C0982"/>
    <w:rsid w:val="006C368E"/>
    <w:rsid w:val="006C65A7"/>
    <w:rsid w:val="006D08BF"/>
    <w:rsid w:val="006D152F"/>
    <w:rsid w:val="006D1B4C"/>
    <w:rsid w:val="006D5D4B"/>
    <w:rsid w:val="006D7193"/>
    <w:rsid w:val="006D7EC5"/>
    <w:rsid w:val="006E039C"/>
    <w:rsid w:val="006E669C"/>
    <w:rsid w:val="006F0013"/>
    <w:rsid w:val="006F1AEF"/>
    <w:rsid w:val="006F2974"/>
    <w:rsid w:val="006F2B0F"/>
    <w:rsid w:val="006F415D"/>
    <w:rsid w:val="006F6C88"/>
    <w:rsid w:val="006F7291"/>
    <w:rsid w:val="00701473"/>
    <w:rsid w:val="007018F3"/>
    <w:rsid w:val="00703C39"/>
    <w:rsid w:val="00705605"/>
    <w:rsid w:val="00706AC4"/>
    <w:rsid w:val="00711FCD"/>
    <w:rsid w:val="00712822"/>
    <w:rsid w:val="0071497B"/>
    <w:rsid w:val="00714EC4"/>
    <w:rsid w:val="00716A9D"/>
    <w:rsid w:val="0072111B"/>
    <w:rsid w:val="007226D0"/>
    <w:rsid w:val="007238EA"/>
    <w:rsid w:val="0072393C"/>
    <w:rsid w:val="0072597D"/>
    <w:rsid w:val="0072650B"/>
    <w:rsid w:val="00730110"/>
    <w:rsid w:val="00736620"/>
    <w:rsid w:val="00737349"/>
    <w:rsid w:val="007437F7"/>
    <w:rsid w:val="00743DBC"/>
    <w:rsid w:val="007465B1"/>
    <w:rsid w:val="00746BD4"/>
    <w:rsid w:val="00756BE3"/>
    <w:rsid w:val="00757AFB"/>
    <w:rsid w:val="00761329"/>
    <w:rsid w:val="0076353D"/>
    <w:rsid w:val="007635A9"/>
    <w:rsid w:val="00763B2F"/>
    <w:rsid w:val="00764DD4"/>
    <w:rsid w:val="0077072A"/>
    <w:rsid w:val="007709B3"/>
    <w:rsid w:val="0077135B"/>
    <w:rsid w:val="007732A8"/>
    <w:rsid w:val="00773C0F"/>
    <w:rsid w:val="00777048"/>
    <w:rsid w:val="00780DA2"/>
    <w:rsid w:val="00783090"/>
    <w:rsid w:val="00785F8B"/>
    <w:rsid w:val="00787174"/>
    <w:rsid w:val="0078740F"/>
    <w:rsid w:val="00787B64"/>
    <w:rsid w:val="00793B96"/>
    <w:rsid w:val="0079446A"/>
    <w:rsid w:val="00795F62"/>
    <w:rsid w:val="00797424"/>
    <w:rsid w:val="007A2C8D"/>
    <w:rsid w:val="007A3CAE"/>
    <w:rsid w:val="007A72AE"/>
    <w:rsid w:val="007B1217"/>
    <w:rsid w:val="007B2B9C"/>
    <w:rsid w:val="007B378E"/>
    <w:rsid w:val="007B3DCA"/>
    <w:rsid w:val="007B4496"/>
    <w:rsid w:val="007B51D7"/>
    <w:rsid w:val="007B5A60"/>
    <w:rsid w:val="007B63C9"/>
    <w:rsid w:val="007C1B19"/>
    <w:rsid w:val="007C1EB2"/>
    <w:rsid w:val="007C2583"/>
    <w:rsid w:val="007C3773"/>
    <w:rsid w:val="007C773E"/>
    <w:rsid w:val="007D2DF8"/>
    <w:rsid w:val="007D6229"/>
    <w:rsid w:val="007D62E6"/>
    <w:rsid w:val="007D676F"/>
    <w:rsid w:val="007E06B8"/>
    <w:rsid w:val="007E245B"/>
    <w:rsid w:val="007E2BA2"/>
    <w:rsid w:val="007E4DF3"/>
    <w:rsid w:val="007E7AB3"/>
    <w:rsid w:val="007F0877"/>
    <w:rsid w:val="007F0B96"/>
    <w:rsid w:val="007F3832"/>
    <w:rsid w:val="007F5FA8"/>
    <w:rsid w:val="008035EC"/>
    <w:rsid w:val="00806B80"/>
    <w:rsid w:val="0080740D"/>
    <w:rsid w:val="00811C4B"/>
    <w:rsid w:val="00811FD2"/>
    <w:rsid w:val="00812839"/>
    <w:rsid w:val="00812B12"/>
    <w:rsid w:val="00812C81"/>
    <w:rsid w:val="00816415"/>
    <w:rsid w:val="00816BA5"/>
    <w:rsid w:val="00825873"/>
    <w:rsid w:val="008329B8"/>
    <w:rsid w:val="008336C8"/>
    <w:rsid w:val="008357D2"/>
    <w:rsid w:val="00835C00"/>
    <w:rsid w:val="00840C07"/>
    <w:rsid w:val="0084122C"/>
    <w:rsid w:val="008421C5"/>
    <w:rsid w:val="008433AF"/>
    <w:rsid w:val="00843DEE"/>
    <w:rsid w:val="00844883"/>
    <w:rsid w:val="00845A66"/>
    <w:rsid w:val="00847140"/>
    <w:rsid w:val="00853B57"/>
    <w:rsid w:val="00854266"/>
    <w:rsid w:val="00855D6E"/>
    <w:rsid w:val="00862C0F"/>
    <w:rsid w:val="0086725A"/>
    <w:rsid w:val="0087069C"/>
    <w:rsid w:val="00870FB1"/>
    <w:rsid w:val="00871CD1"/>
    <w:rsid w:val="00872A42"/>
    <w:rsid w:val="008735A9"/>
    <w:rsid w:val="0087428B"/>
    <w:rsid w:val="0087461A"/>
    <w:rsid w:val="00874FF0"/>
    <w:rsid w:val="0087563F"/>
    <w:rsid w:val="0087700A"/>
    <w:rsid w:val="00877A88"/>
    <w:rsid w:val="00881003"/>
    <w:rsid w:val="00885270"/>
    <w:rsid w:val="0088625D"/>
    <w:rsid w:val="00891158"/>
    <w:rsid w:val="00892422"/>
    <w:rsid w:val="00896653"/>
    <w:rsid w:val="00896AF7"/>
    <w:rsid w:val="00897B0F"/>
    <w:rsid w:val="00897B8B"/>
    <w:rsid w:val="008A0620"/>
    <w:rsid w:val="008A1477"/>
    <w:rsid w:val="008A319F"/>
    <w:rsid w:val="008A3358"/>
    <w:rsid w:val="008A3BF8"/>
    <w:rsid w:val="008A4DEB"/>
    <w:rsid w:val="008B4066"/>
    <w:rsid w:val="008B4968"/>
    <w:rsid w:val="008B606A"/>
    <w:rsid w:val="008C0B95"/>
    <w:rsid w:val="008C5DB3"/>
    <w:rsid w:val="008C61C9"/>
    <w:rsid w:val="008C6B92"/>
    <w:rsid w:val="008D116B"/>
    <w:rsid w:val="008D1BF1"/>
    <w:rsid w:val="008D307E"/>
    <w:rsid w:val="008D3647"/>
    <w:rsid w:val="008D3C58"/>
    <w:rsid w:val="008D4534"/>
    <w:rsid w:val="008E0537"/>
    <w:rsid w:val="008E1E5C"/>
    <w:rsid w:val="008E4D50"/>
    <w:rsid w:val="008E5312"/>
    <w:rsid w:val="008E600B"/>
    <w:rsid w:val="008E6FDA"/>
    <w:rsid w:val="008F105B"/>
    <w:rsid w:val="008F122A"/>
    <w:rsid w:val="008F563C"/>
    <w:rsid w:val="008F74AE"/>
    <w:rsid w:val="0090047C"/>
    <w:rsid w:val="00900741"/>
    <w:rsid w:val="00901AFB"/>
    <w:rsid w:val="009034E0"/>
    <w:rsid w:val="00904C23"/>
    <w:rsid w:val="009056BF"/>
    <w:rsid w:val="00905ECB"/>
    <w:rsid w:val="00907621"/>
    <w:rsid w:val="00907EC1"/>
    <w:rsid w:val="00910D0E"/>
    <w:rsid w:val="0091205E"/>
    <w:rsid w:val="0091225B"/>
    <w:rsid w:val="00912B56"/>
    <w:rsid w:val="009140AA"/>
    <w:rsid w:val="00916F21"/>
    <w:rsid w:val="009172F9"/>
    <w:rsid w:val="009220CC"/>
    <w:rsid w:val="00922C05"/>
    <w:rsid w:val="00923A58"/>
    <w:rsid w:val="009254C0"/>
    <w:rsid w:val="009259D9"/>
    <w:rsid w:val="00931E65"/>
    <w:rsid w:val="00933957"/>
    <w:rsid w:val="009341AD"/>
    <w:rsid w:val="00934B16"/>
    <w:rsid w:val="00935DD6"/>
    <w:rsid w:val="00936045"/>
    <w:rsid w:val="0093790A"/>
    <w:rsid w:val="00941AFD"/>
    <w:rsid w:val="0094450F"/>
    <w:rsid w:val="009533DE"/>
    <w:rsid w:val="00955EEC"/>
    <w:rsid w:val="0095630E"/>
    <w:rsid w:val="0095660B"/>
    <w:rsid w:val="00957216"/>
    <w:rsid w:val="009621EC"/>
    <w:rsid w:val="0096242F"/>
    <w:rsid w:val="00963626"/>
    <w:rsid w:val="009758FE"/>
    <w:rsid w:val="009761FA"/>
    <w:rsid w:val="0097781B"/>
    <w:rsid w:val="009807A8"/>
    <w:rsid w:val="009852A7"/>
    <w:rsid w:val="009878FF"/>
    <w:rsid w:val="00991E63"/>
    <w:rsid w:val="00993467"/>
    <w:rsid w:val="00993BD0"/>
    <w:rsid w:val="00994296"/>
    <w:rsid w:val="009946B6"/>
    <w:rsid w:val="009947D2"/>
    <w:rsid w:val="009963E1"/>
    <w:rsid w:val="009A276D"/>
    <w:rsid w:val="009A2902"/>
    <w:rsid w:val="009A3993"/>
    <w:rsid w:val="009A3EEF"/>
    <w:rsid w:val="009A4145"/>
    <w:rsid w:val="009A58F4"/>
    <w:rsid w:val="009A73D8"/>
    <w:rsid w:val="009B035E"/>
    <w:rsid w:val="009B18E4"/>
    <w:rsid w:val="009B5881"/>
    <w:rsid w:val="009B61DC"/>
    <w:rsid w:val="009B7BE9"/>
    <w:rsid w:val="009C054C"/>
    <w:rsid w:val="009C48D5"/>
    <w:rsid w:val="009C56C1"/>
    <w:rsid w:val="009C56E1"/>
    <w:rsid w:val="009C5BD1"/>
    <w:rsid w:val="009C7253"/>
    <w:rsid w:val="009C773C"/>
    <w:rsid w:val="009D013A"/>
    <w:rsid w:val="009D2064"/>
    <w:rsid w:val="009D3852"/>
    <w:rsid w:val="009D56AA"/>
    <w:rsid w:val="009E11E4"/>
    <w:rsid w:val="009E3092"/>
    <w:rsid w:val="009E41B8"/>
    <w:rsid w:val="009E62EC"/>
    <w:rsid w:val="009F1CAD"/>
    <w:rsid w:val="009F26BC"/>
    <w:rsid w:val="009F382F"/>
    <w:rsid w:val="009F3B15"/>
    <w:rsid w:val="009F6DF9"/>
    <w:rsid w:val="009F6E04"/>
    <w:rsid w:val="009F7A1F"/>
    <w:rsid w:val="009F7DCC"/>
    <w:rsid w:val="00A00015"/>
    <w:rsid w:val="00A004D8"/>
    <w:rsid w:val="00A053BC"/>
    <w:rsid w:val="00A101EA"/>
    <w:rsid w:val="00A13AFF"/>
    <w:rsid w:val="00A15BD2"/>
    <w:rsid w:val="00A17500"/>
    <w:rsid w:val="00A20505"/>
    <w:rsid w:val="00A21BB5"/>
    <w:rsid w:val="00A24832"/>
    <w:rsid w:val="00A25FA9"/>
    <w:rsid w:val="00A30FBC"/>
    <w:rsid w:val="00A35AD0"/>
    <w:rsid w:val="00A3621A"/>
    <w:rsid w:val="00A365F0"/>
    <w:rsid w:val="00A36A0E"/>
    <w:rsid w:val="00A405B0"/>
    <w:rsid w:val="00A4130C"/>
    <w:rsid w:val="00A415C0"/>
    <w:rsid w:val="00A421D2"/>
    <w:rsid w:val="00A42D0D"/>
    <w:rsid w:val="00A4397A"/>
    <w:rsid w:val="00A455DD"/>
    <w:rsid w:val="00A47FDC"/>
    <w:rsid w:val="00A509E7"/>
    <w:rsid w:val="00A52B40"/>
    <w:rsid w:val="00A53F40"/>
    <w:rsid w:val="00A54398"/>
    <w:rsid w:val="00A55098"/>
    <w:rsid w:val="00A56280"/>
    <w:rsid w:val="00A574DF"/>
    <w:rsid w:val="00A6430A"/>
    <w:rsid w:val="00A6642B"/>
    <w:rsid w:val="00A66849"/>
    <w:rsid w:val="00A6779D"/>
    <w:rsid w:val="00A70227"/>
    <w:rsid w:val="00A71184"/>
    <w:rsid w:val="00A74543"/>
    <w:rsid w:val="00A7596A"/>
    <w:rsid w:val="00A800EE"/>
    <w:rsid w:val="00A81BFE"/>
    <w:rsid w:val="00A827AA"/>
    <w:rsid w:val="00A8295F"/>
    <w:rsid w:val="00A84517"/>
    <w:rsid w:val="00A86A4B"/>
    <w:rsid w:val="00A87425"/>
    <w:rsid w:val="00A9105A"/>
    <w:rsid w:val="00A91683"/>
    <w:rsid w:val="00A92050"/>
    <w:rsid w:val="00A93020"/>
    <w:rsid w:val="00A9524D"/>
    <w:rsid w:val="00A95654"/>
    <w:rsid w:val="00A96875"/>
    <w:rsid w:val="00A96A95"/>
    <w:rsid w:val="00A96CE1"/>
    <w:rsid w:val="00A97877"/>
    <w:rsid w:val="00A97B84"/>
    <w:rsid w:val="00AA3217"/>
    <w:rsid w:val="00AA4F51"/>
    <w:rsid w:val="00AA512F"/>
    <w:rsid w:val="00AA57DF"/>
    <w:rsid w:val="00AA5E25"/>
    <w:rsid w:val="00AA6C1E"/>
    <w:rsid w:val="00AB05AC"/>
    <w:rsid w:val="00AB19A4"/>
    <w:rsid w:val="00AB4559"/>
    <w:rsid w:val="00AC410C"/>
    <w:rsid w:val="00AC5518"/>
    <w:rsid w:val="00AC7B4E"/>
    <w:rsid w:val="00AC7C57"/>
    <w:rsid w:val="00AD053B"/>
    <w:rsid w:val="00AD2EED"/>
    <w:rsid w:val="00AD64A8"/>
    <w:rsid w:val="00AD6595"/>
    <w:rsid w:val="00AE385F"/>
    <w:rsid w:val="00AE4661"/>
    <w:rsid w:val="00AE6077"/>
    <w:rsid w:val="00AE6568"/>
    <w:rsid w:val="00B0000F"/>
    <w:rsid w:val="00B013E8"/>
    <w:rsid w:val="00B02248"/>
    <w:rsid w:val="00B04CEC"/>
    <w:rsid w:val="00B10494"/>
    <w:rsid w:val="00B12110"/>
    <w:rsid w:val="00B12C32"/>
    <w:rsid w:val="00B146EC"/>
    <w:rsid w:val="00B148A5"/>
    <w:rsid w:val="00B1597D"/>
    <w:rsid w:val="00B16448"/>
    <w:rsid w:val="00B20D76"/>
    <w:rsid w:val="00B21753"/>
    <w:rsid w:val="00B2195B"/>
    <w:rsid w:val="00B26BDB"/>
    <w:rsid w:val="00B27111"/>
    <w:rsid w:val="00B27837"/>
    <w:rsid w:val="00B31AE2"/>
    <w:rsid w:val="00B33F4B"/>
    <w:rsid w:val="00B33F9A"/>
    <w:rsid w:val="00B40863"/>
    <w:rsid w:val="00B4094E"/>
    <w:rsid w:val="00B41182"/>
    <w:rsid w:val="00B43D20"/>
    <w:rsid w:val="00B44E67"/>
    <w:rsid w:val="00B4686A"/>
    <w:rsid w:val="00B514CD"/>
    <w:rsid w:val="00B55199"/>
    <w:rsid w:val="00B55AF0"/>
    <w:rsid w:val="00B579A8"/>
    <w:rsid w:val="00B61188"/>
    <w:rsid w:val="00B6387E"/>
    <w:rsid w:val="00B63AB3"/>
    <w:rsid w:val="00B6615A"/>
    <w:rsid w:val="00B67C65"/>
    <w:rsid w:val="00B7017C"/>
    <w:rsid w:val="00B710D8"/>
    <w:rsid w:val="00B71592"/>
    <w:rsid w:val="00B71621"/>
    <w:rsid w:val="00B716E8"/>
    <w:rsid w:val="00B73E62"/>
    <w:rsid w:val="00B74412"/>
    <w:rsid w:val="00B7522C"/>
    <w:rsid w:val="00B76739"/>
    <w:rsid w:val="00B7757F"/>
    <w:rsid w:val="00B77FB1"/>
    <w:rsid w:val="00B818FB"/>
    <w:rsid w:val="00B830D9"/>
    <w:rsid w:val="00B841CF"/>
    <w:rsid w:val="00B90A8C"/>
    <w:rsid w:val="00B9153A"/>
    <w:rsid w:val="00B945CA"/>
    <w:rsid w:val="00BA185F"/>
    <w:rsid w:val="00BA2ACA"/>
    <w:rsid w:val="00BA49E3"/>
    <w:rsid w:val="00BB5896"/>
    <w:rsid w:val="00BB5B38"/>
    <w:rsid w:val="00BB5E8A"/>
    <w:rsid w:val="00BB72E0"/>
    <w:rsid w:val="00BC0CB5"/>
    <w:rsid w:val="00BC0D34"/>
    <w:rsid w:val="00BC2DA2"/>
    <w:rsid w:val="00BC444F"/>
    <w:rsid w:val="00BC6D41"/>
    <w:rsid w:val="00BD1DE1"/>
    <w:rsid w:val="00BD2839"/>
    <w:rsid w:val="00BD4C37"/>
    <w:rsid w:val="00BD6C74"/>
    <w:rsid w:val="00BD773C"/>
    <w:rsid w:val="00BE241B"/>
    <w:rsid w:val="00BE2DE7"/>
    <w:rsid w:val="00BE5FE0"/>
    <w:rsid w:val="00BE671F"/>
    <w:rsid w:val="00BF0EB6"/>
    <w:rsid w:val="00BF129A"/>
    <w:rsid w:val="00BF2BF4"/>
    <w:rsid w:val="00BF5C12"/>
    <w:rsid w:val="00C100B8"/>
    <w:rsid w:val="00C10DBD"/>
    <w:rsid w:val="00C118EA"/>
    <w:rsid w:val="00C11A66"/>
    <w:rsid w:val="00C12ACB"/>
    <w:rsid w:val="00C130AB"/>
    <w:rsid w:val="00C15FAC"/>
    <w:rsid w:val="00C1684C"/>
    <w:rsid w:val="00C2010C"/>
    <w:rsid w:val="00C2012B"/>
    <w:rsid w:val="00C221E0"/>
    <w:rsid w:val="00C22A19"/>
    <w:rsid w:val="00C25BDC"/>
    <w:rsid w:val="00C2684D"/>
    <w:rsid w:val="00C30324"/>
    <w:rsid w:val="00C31276"/>
    <w:rsid w:val="00C34B33"/>
    <w:rsid w:val="00C37815"/>
    <w:rsid w:val="00C40C35"/>
    <w:rsid w:val="00C50F44"/>
    <w:rsid w:val="00C53A6A"/>
    <w:rsid w:val="00C55F90"/>
    <w:rsid w:val="00C562EA"/>
    <w:rsid w:val="00C567B9"/>
    <w:rsid w:val="00C62EC1"/>
    <w:rsid w:val="00C63780"/>
    <w:rsid w:val="00C671BE"/>
    <w:rsid w:val="00C6759F"/>
    <w:rsid w:val="00C70361"/>
    <w:rsid w:val="00C718E3"/>
    <w:rsid w:val="00C71D56"/>
    <w:rsid w:val="00C72D14"/>
    <w:rsid w:val="00C7385E"/>
    <w:rsid w:val="00C75361"/>
    <w:rsid w:val="00C7564C"/>
    <w:rsid w:val="00C76AFA"/>
    <w:rsid w:val="00C7788A"/>
    <w:rsid w:val="00C81F74"/>
    <w:rsid w:val="00C82ADC"/>
    <w:rsid w:val="00C830ED"/>
    <w:rsid w:val="00C836CC"/>
    <w:rsid w:val="00C83A7B"/>
    <w:rsid w:val="00C84E7C"/>
    <w:rsid w:val="00C93F77"/>
    <w:rsid w:val="00C95423"/>
    <w:rsid w:val="00CA1632"/>
    <w:rsid w:val="00CA185F"/>
    <w:rsid w:val="00CA205A"/>
    <w:rsid w:val="00CA21BA"/>
    <w:rsid w:val="00CA2454"/>
    <w:rsid w:val="00CA32B8"/>
    <w:rsid w:val="00CA481B"/>
    <w:rsid w:val="00CA5640"/>
    <w:rsid w:val="00CA64B9"/>
    <w:rsid w:val="00CA6BDE"/>
    <w:rsid w:val="00CB29E1"/>
    <w:rsid w:val="00CB7A2E"/>
    <w:rsid w:val="00CC035F"/>
    <w:rsid w:val="00CC2DB9"/>
    <w:rsid w:val="00CC3314"/>
    <w:rsid w:val="00CC447E"/>
    <w:rsid w:val="00CC490D"/>
    <w:rsid w:val="00CC65F8"/>
    <w:rsid w:val="00CC7BA2"/>
    <w:rsid w:val="00CD19BD"/>
    <w:rsid w:val="00CD2397"/>
    <w:rsid w:val="00CD3500"/>
    <w:rsid w:val="00CD3AEA"/>
    <w:rsid w:val="00CD45A2"/>
    <w:rsid w:val="00CD5759"/>
    <w:rsid w:val="00CD795A"/>
    <w:rsid w:val="00CE2A07"/>
    <w:rsid w:val="00CE5798"/>
    <w:rsid w:val="00CE5C6E"/>
    <w:rsid w:val="00CE600C"/>
    <w:rsid w:val="00CE62E5"/>
    <w:rsid w:val="00CE73F0"/>
    <w:rsid w:val="00CF06C2"/>
    <w:rsid w:val="00CF14CE"/>
    <w:rsid w:val="00CF3EBD"/>
    <w:rsid w:val="00CF53B1"/>
    <w:rsid w:val="00CF7625"/>
    <w:rsid w:val="00D00E78"/>
    <w:rsid w:val="00D01D68"/>
    <w:rsid w:val="00D020C0"/>
    <w:rsid w:val="00D035AB"/>
    <w:rsid w:val="00D035B8"/>
    <w:rsid w:val="00D04E57"/>
    <w:rsid w:val="00D06A0D"/>
    <w:rsid w:val="00D06DB6"/>
    <w:rsid w:val="00D07894"/>
    <w:rsid w:val="00D10786"/>
    <w:rsid w:val="00D11669"/>
    <w:rsid w:val="00D130DE"/>
    <w:rsid w:val="00D136EE"/>
    <w:rsid w:val="00D155B6"/>
    <w:rsid w:val="00D160E5"/>
    <w:rsid w:val="00D1659D"/>
    <w:rsid w:val="00D16B4C"/>
    <w:rsid w:val="00D175E1"/>
    <w:rsid w:val="00D178B8"/>
    <w:rsid w:val="00D17B33"/>
    <w:rsid w:val="00D222FC"/>
    <w:rsid w:val="00D2318D"/>
    <w:rsid w:val="00D26FBC"/>
    <w:rsid w:val="00D2735E"/>
    <w:rsid w:val="00D30224"/>
    <w:rsid w:val="00D312B9"/>
    <w:rsid w:val="00D37328"/>
    <w:rsid w:val="00D37702"/>
    <w:rsid w:val="00D37DEB"/>
    <w:rsid w:val="00D4248D"/>
    <w:rsid w:val="00D426F0"/>
    <w:rsid w:val="00D4301E"/>
    <w:rsid w:val="00D44A81"/>
    <w:rsid w:val="00D47E54"/>
    <w:rsid w:val="00D5172A"/>
    <w:rsid w:val="00D529DD"/>
    <w:rsid w:val="00D549E1"/>
    <w:rsid w:val="00D553E8"/>
    <w:rsid w:val="00D57F93"/>
    <w:rsid w:val="00D636AD"/>
    <w:rsid w:val="00D64470"/>
    <w:rsid w:val="00D67B02"/>
    <w:rsid w:val="00D71F54"/>
    <w:rsid w:val="00D728D0"/>
    <w:rsid w:val="00D72DCB"/>
    <w:rsid w:val="00D73C58"/>
    <w:rsid w:val="00D7406E"/>
    <w:rsid w:val="00D75152"/>
    <w:rsid w:val="00D801E9"/>
    <w:rsid w:val="00D841D1"/>
    <w:rsid w:val="00D9211B"/>
    <w:rsid w:val="00D92B38"/>
    <w:rsid w:val="00D9385A"/>
    <w:rsid w:val="00D9763A"/>
    <w:rsid w:val="00DA308E"/>
    <w:rsid w:val="00DA4D04"/>
    <w:rsid w:val="00DA70F6"/>
    <w:rsid w:val="00DB0B47"/>
    <w:rsid w:val="00DB0B87"/>
    <w:rsid w:val="00DB0D53"/>
    <w:rsid w:val="00DB1FF5"/>
    <w:rsid w:val="00DB2325"/>
    <w:rsid w:val="00DB4C1C"/>
    <w:rsid w:val="00DB6765"/>
    <w:rsid w:val="00DC37FB"/>
    <w:rsid w:val="00DC7AC9"/>
    <w:rsid w:val="00DC7E20"/>
    <w:rsid w:val="00DD2CF8"/>
    <w:rsid w:val="00DD4C7D"/>
    <w:rsid w:val="00DD6AE8"/>
    <w:rsid w:val="00DE126B"/>
    <w:rsid w:val="00DE20D2"/>
    <w:rsid w:val="00DE3E3E"/>
    <w:rsid w:val="00DE5968"/>
    <w:rsid w:val="00DE5E52"/>
    <w:rsid w:val="00DE7AA7"/>
    <w:rsid w:val="00DF0EFD"/>
    <w:rsid w:val="00DF1275"/>
    <w:rsid w:val="00DF2A76"/>
    <w:rsid w:val="00DF33D5"/>
    <w:rsid w:val="00DF3D11"/>
    <w:rsid w:val="00DF4E09"/>
    <w:rsid w:val="00E02705"/>
    <w:rsid w:val="00E0381D"/>
    <w:rsid w:val="00E10F97"/>
    <w:rsid w:val="00E11390"/>
    <w:rsid w:val="00E12FB3"/>
    <w:rsid w:val="00E1346E"/>
    <w:rsid w:val="00E1449D"/>
    <w:rsid w:val="00E15431"/>
    <w:rsid w:val="00E154F7"/>
    <w:rsid w:val="00E159CE"/>
    <w:rsid w:val="00E16144"/>
    <w:rsid w:val="00E16BB2"/>
    <w:rsid w:val="00E16F18"/>
    <w:rsid w:val="00E236AE"/>
    <w:rsid w:val="00E24769"/>
    <w:rsid w:val="00E24A35"/>
    <w:rsid w:val="00E26151"/>
    <w:rsid w:val="00E26683"/>
    <w:rsid w:val="00E3267E"/>
    <w:rsid w:val="00E3572D"/>
    <w:rsid w:val="00E35CC6"/>
    <w:rsid w:val="00E375E0"/>
    <w:rsid w:val="00E377B2"/>
    <w:rsid w:val="00E410DA"/>
    <w:rsid w:val="00E41827"/>
    <w:rsid w:val="00E46583"/>
    <w:rsid w:val="00E52B59"/>
    <w:rsid w:val="00E55FBA"/>
    <w:rsid w:val="00E64267"/>
    <w:rsid w:val="00E7095A"/>
    <w:rsid w:val="00E71C8B"/>
    <w:rsid w:val="00E71E7A"/>
    <w:rsid w:val="00E729CA"/>
    <w:rsid w:val="00E737DE"/>
    <w:rsid w:val="00E74522"/>
    <w:rsid w:val="00E74CD9"/>
    <w:rsid w:val="00E75724"/>
    <w:rsid w:val="00E77B19"/>
    <w:rsid w:val="00E81D08"/>
    <w:rsid w:val="00E8363E"/>
    <w:rsid w:val="00E83EC3"/>
    <w:rsid w:val="00E91010"/>
    <w:rsid w:val="00E911D1"/>
    <w:rsid w:val="00E92B06"/>
    <w:rsid w:val="00E92C08"/>
    <w:rsid w:val="00E93CEA"/>
    <w:rsid w:val="00E94286"/>
    <w:rsid w:val="00E950A9"/>
    <w:rsid w:val="00E95C94"/>
    <w:rsid w:val="00E95D56"/>
    <w:rsid w:val="00EA2460"/>
    <w:rsid w:val="00EA76AB"/>
    <w:rsid w:val="00EB0515"/>
    <w:rsid w:val="00EB1226"/>
    <w:rsid w:val="00EB1A4B"/>
    <w:rsid w:val="00EB3D25"/>
    <w:rsid w:val="00EB7720"/>
    <w:rsid w:val="00EB7766"/>
    <w:rsid w:val="00EC0D24"/>
    <w:rsid w:val="00EC2763"/>
    <w:rsid w:val="00EC37A9"/>
    <w:rsid w:val="00EC3B85"/>
    <w:rsid w:val="00ED18B6"/>
    <w:rsid w:val="00EE1591"/>
    <w:rsid w:val="00EE3E6F"/>
    <w:rsid w:val="00EE45B1"/>
    <w:rsid w:val="00EE640E"/>
    <w:rsid w:val="00EE7E81"/>
    <w:rsid w:val="00EF0549"/>
    <w:rsid w:val="00EF13D1"/>
    <w:rsid w:val="00EF3A8A"/>
    <w:rsid w:val="00EF3B25"/>
    <w:rsid w:val="00EF483B"/>
    <w:rsid w:val="00F02453"/>
    <w:rsid w:val="00F0343C"/>
    <w:rsid w:val="00F06C46"/>
    <w:rsid w:val="00F107AC"/>
    <w:rsid w:val="00F11245"/>
    <w:rsid w:val="00F120A1"/>
    <w:rsid w:val="00F13CCF"/>
    <w:rsid w:val="00F15A15"/>
    <w:rsid w:val="00F16996"/>
    <w:rsid w:val="00F208FA"/>
    <w:rsid w:val="00F220C2"/>
    <w:rsid w:val="00F23F49"/>
    <w:rsid w:val="00F332A9"/>
    <w:rsid w:val="00F3333C"/>
    <w:rsid w:val="00F37480"/>
    <w:rsid w:val="00F407E6"/>
    <w:rsid w:val="00F419B9"/>
    <w:rsid w:val="00F423AB"/>
    <w:rsid w:val="00F50B0F"/>
    <w:rsid w:val="00F515CE"/>
    <w:rsid w:val="00F51AEE"/>
    <w:rsid w:val="00F51D18"/>
    <w:rsid w:val="00F53F3E"/>
    <w:rsid w:val="00F6129D"/>
    <w:rsid w:val="00F6284C"/>
    <w:rsid w:val="00F6377A"/>
    <w:rsid w:val="00F64D13"/>
    <w:rsid w:val="00F659EC"/>
    <w:rsid w:val="00F70880"/>
    <w:rsid w:val="00F71BC6"/>
    <w:rsid w:val="00F7490A"/>
    <w:rsid w:val="00F74A3D"/>
    <w:rsid w:val="00F750B3"/>
    <w:rsid w:val="00F770FB"/>
    <w:rsid w:val="00F80FA4"/>
    <w:rsid w:val="00F81E81"/>
    <w:rsid w:val="00F830BA"/>
    <w:rsid w:val="00F854F9"/>
    <w:rsid w:val="00F85B37"/>
    <w:rsid w:val="00F911D0"/>
    <w:rsid w:val="00F92C02"/>
    <w:rsid w:val="00F952C6"/>
    <w:rsid w:val="00FA0873"/>
    <w:rsid w:val="00FA0DCA"/>
    <w:rsid w:val="00FA42C8"/>
    <w:rsid w:val="00FA5523"/>
    <w:rsid w:val="00FA6A23"/>
    <w:rsid w:val="00FB078A"/>
    <w:rsid w:val="00FB104F"/>
    <w:rsid w:val="00FB2522"/>
    <w:rsid w:val="00FB3927"/>
    <w:rsid w:val="00FB3D7A"/>
    <w:rsid w:val="00FB5F5F"/>
    <w:rsid w:val="00FB6530"/>
    <w:rsid w:val="00FB7D3C"/>
    <w:rsid w:val="00FC0680"/>
    <w:rsid w:val="00FC07AF"/>
    <w:rsid w:val="00FC1CCB"/>
    <w:rsid w:val="00FC36E1"/>
    <w:rsid w:val="00FC428A"/>
    <w:rsid w:val="00FC5595"/>
    <w:rsid w:val="00FC576B"/>
    <w:rsid w:val="00FC5C53"/>
    <w:rsid w:val="00FC5E3A"/>
    <w:rsid w:val="00FC7B1A"/>
    <w:rsid w:val="00FC7FD4"/>
    <w:rsid w:val="00FD2197"/>
    <w:rsid w:val="00FD4A53"/>
    <w:rsid w:val="00FD64EB"/>
    <w:rsid w:val="00FD6ACF"/>
    <w:rsid w:val="00FD739A"/>
    <w:rsid w:val="00FD7E16"/>
    <w:rsid w:val="00FE0EC4"/>
    <w:rsid w:val="00FE0F23"/>
    <w:rsid w:val="00FE1439"/>
    <w:rsid w:val="00FE5B0E"/>
    <w:rsid w:val="00FE609F"/>
    <w:rsid w:val="00FE6778"/>
    <w:rsid w:val="00FF172A"/>
    <w:rsid w:val="00FF2189"/>
    <w:rsid w:val="00FF32A7"/>
    <w:rsid w:val="00FF51C6"/>
    <w:rsid w:val="00FF672A"/>
    <w:rsid w:val="046EE31B"/>
    <w:rsid w:val="09098577"/>
    <w:rsid w:val="11A6DE66"/>
    <w:rsid w:val="1200DA65"/>
    <w:rsid w:val="12B8BCE5"/>
    <w:rsid w:val="140F5AB6"/>
    <w:rsid w:val="15EB6A78"/>
    <w:rsid w:val="16ACAD80"/>
    <w:rsid w:val="1B3BDBA6"/>
    <w:rsid w:val="22B0C523"/>
    <w:rsid w:val="254C3917"/>
    <w:rsid w:val="2965C982"/>
    <w:rsid w:val="2E6FF40F"/>
    <w:rsid w:val="33A15197"/>
    <w:rsid w:val="35D448A0"/>
    <w:rsid w:val="3EE2DB87"/>
    <w:rsid w:val="4037E074"/>
    <w:rsid w:val="41795425"/>
    <w:rsid w:val="43D6B95F"/>
    <w:rsid w:val="44AB3854"/>
    <w:rsid w:val="488E750D"/>
    <w:rsid w:val="499931B5"/>
    <w:rsid w:val="4B53600A"/>
    <w:rsid w:val="4BD80CBE"/>
    <w:rsid w:val="4C88692F"/>
    <w:rsid w:val="512EB7F0"/>
    <w:rsid w:val="51BB4386"/>
    <w:rsid w:val="5B40C25D"/>
    <w:rsid w:val="61C71CE5"/>
    <w:rsid w:val="632A74B0"/>
    <w:rsid w:val="66571129"/>
    <w:rsid w:val="68D0AC8F"/>
    <w:rsid w:val="69436401"/>
    <w:rsid w:val="6FD5AAF5"/>
    <w:rsid w:val="6FFE42C2"/>
    <w:rsid w:val="70938659"/>
    <w:rsid w:val="7571D4C8"/>
    <w:rsid w:val="782F01FF"/>
    <w:rsid w:val="7890B7CE"/>
    <w:rsid w:val="79DBC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8692F"/>
  <w15:chartTrackingRefBased/>
  <w15:docId w15:val="{E2134D6A-E7D3-4F26-9E11-25D2840BD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6583F"/>
    <w:rPr>
      <w:color w:val="666666"/>
    </w:rPr>
  </w:style>
  <w:style w:type="table" w:styleId="TableGrid">
    <w:name w:val="Table Grid"/>
    <w:basedOn w:val="TableNormal"/>
    <w:uiPriority w:val="39"/>
    <w:rsid w:val="007613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7.xml"/><Relationship Id="rId299" Type="http://schemas.openxmlformats.org/officeDocument/2006/relationships/image" Target="media/image147.png"/><Relationship Id="rId21" Type="http://schemas.openxmlformats.org/officeDocument/2006/relationships/customXml" Target="ink/ink9.xml"/><Relationship Id="rId63" Type="http://schemas.openxmlformats.org/officeDocument/2006/relationships/customXml" Target="ink/ink30.xml"/><Relationship Id="rId159" Type="http://schemas.openxmlformats.org/officeDocument/2006/relationships/customXml" Target="ink/ink78.xml"/><Relationship Id="rId324" Type="http://schemas.openxmlformats.org/officeDocument/2006/relationships/image" Target="media/image159.png"/><Relationship Id="rId170" Type="http://schemas.openxmlformats.org/officeDocument/2006/relationships/image" Target="media/image83.png"/><Relationship Id="rId226" Type="http://schemas.openxmlformats.org/officeDocument/2006/relationships/image" Target="media/image111.png"/><Relationship Id="rId268" Type="http://schemas.openxmlformats.org/officeDocument/2006/relationships/image" Target="media/image132.png"/><Relationship Id="rId32" Type="http://schemas.openxmlformats.org/officeDocument/2006/relationships/image" Target="media/image14.png"/><Relationship Id="rId74" Type="http://schemas.openxmlformats.org/officeDocument/2006/relationships/image" Target="media/image35.png"/><Relationship Id="rId128" Type="http://schemas.openxmlformats.org/officeDocument/2006/relationships/image" Target="media/image62.png"/><Relationship Id="rId335" Type="http://schemas.openxmlformats.org/officeDocument/2006/relationships/customXml" Target="ink/ink167.xml"/><Relationship Id="rId5" Type="http://schemas.openxmlformats.org/officeDocument/2006/relationships/customXml" Target="ink/ink1.xml"/><Relationship Id="rId181" Type="http://schemas.openxmlformats.org/officeDocument/2006/relationships/customXml" Target="ink/ink89.xml"/><Relationship Id="rId237" Type="http://schemas.openxmlformats.org/officeDocument/2006/relationships/customXml" Target="ink/ink117.xml"/><Relationship Id="rId279" Type="http://schemas.openxmlformats.org/officeDocument/2006/relationships/customXml" Target="ink/ink138.xml"/><Relationship Id="rId43" Type="http://schemas.openxmlformats.org/officeDocument/2006/relationships/customXml" Target="ink/ink20.xml"/><Relationship Id="rId139" Type="http://schemas.openxmlformats.org/officeDocument/2006/relationships/customXml" Target="ink/ink68.xml"/><Relationship Id="rId290" Type="http://schemas.openxmlformats.org/officeDocument/2006/relationships/image" Target="media/image143.png"/><Relationship Id="rId304" Type="http://schemas.openxmlformats.org/officeDocument/2006/relationships/customXml" Target="ink/ink151.xml"/><Relationship Id="rId346" Type="http://schemas.openxmlformats.org/officeDocument/2006/relationships/image" Target="media/image170.png"/><Relationship Id="rId85" Type="http://schemas.openxmlformats.org/officeDocument/2006/relationships/customXml" Target="ink/ink41.xml"/><Relationship Id="rId150" Type="http://schemas.openxmlformats.org/officeDocument/2006/relationships/image" Target="media/image73.png"/><Relationship Id="rId192" Type="http://schemas.openxmlformats.org/officeDocument/2006/relationships/image" Target="media/image94.png"/><Relationship Id="rId206" Type="http://schemas.openxmlformats.org/officeDocument/2006/relationships/image" Target="media/image101.png"/><Relationship Id="rId248" Type="http://schemas.openxmlformats.org/officeDocument/2006/relationships/image" Target="media/image122.png"/><Relationship Id="rId12" Type="http://schemas.openxmlformats.org/officeDocument/2006/relationships/image" Target="media/image4.png"/><Relationship Id="rId108" Type="http://schemas.openxmlformats.org/officeDocument/2006/relationships/image" Target="media/image52.png"/><Relationship Id="rId315" Type="http://schemas.openxmlformats.org/officeDocument/2006/relationships/customXml" Target="ink/ink157.xml"/><Relationship Id="rId357" Type="http://schemas.openxmlformats.org/officeDocument/2006/relationships/customXml" Target="ink/ink178.xml"/><Relationship Id="rId54" Type="http://schemas.openxmlformats.org/officeDocument/2006/relationships/image" Target="media/image25.png"/><Relationship Id="rId96" Type="http://schemas.openxmlformats.org/officeDocument/2006/relationships/image" Target="media/image46.png"/><Relationship Id="rId161" Type="http://schemas.openxmlformats.org/officeDocument/2006/relationships/customXml" Target="ink/ink79.xml"/><Relationship Id="rId217" Type="http://schemas.openxmlformats.org/officeDocument/2006/relationships/customXml" Target="ink/ink107.xml"/><Relationship Id="rId259" Type="http://schemas.openxmlformats.org/officeDocument/2006/relationships/customXml" Target="ink/ink128.xml"/><Relationship Id="rId23" Type="http://schemas.openxmlformats.org/officeDocument/2006/relationships/customXml" Target="ink/ink10.xml"/><Relationship Id="rId119" Type="http://schemas.openxmlformats.org/officeDocument/2006/relationships/customXml" Target="ink/ink58.xml"/><Relationship Id="rId270" Type="http://schemas.openxmlformats.org/officeDocument/2006/relationships/image" Target="media/image133.png"/><Relationship Id="rId326" Type="http://schemas.openxmlformats.org/officeDocument/2006/relationships/image" Target="media/image160.png"/><Relationship Id="rId65" Type="http://schemas.openxmlformats.org/officeDocument/2006/relationships/customXml" Target="ink/ink31.xml"/><Relationship Id="rId130" Type="http://schemas.openxmlformats.org/officeDocument/2006/relationships/image" Target="media/image63.png"/><Relationship Id="rId172" Type="http://schemas.openxmlformats.org/officeDocument/2006/relationships/image" Target="media/image84.png"/><Relationship Id="rId228" Type="http://schemas.openxmlformats.org/officeDocument/2006/relationships/image" Target="media/image112.png"/><Relationship Id="rId281" Type="http://schemas.openxmlformats.org/officeDocument/2006/relationships/customXml" Target="ink/ink139.xml"/><Relationship Id="rId337" Type="http://schemas.openxmlformats.org/officeDocument/2006/relationships/customXml" Target="ink/ink168.xml"/><Relationship Id="rId34" Type="http://schemas.openxmlformats.org/officeDocument/2006/relationships/image" Target="media/image15.png"/><Relationship Id="rId76" Type="http://schemas.openxmlformats.org/officeDocument/2006/relationships/image" Target="media/image36.png"/><Relationship Id="rId141" Type="http://schemas.openxmlformats.org/officeDocument/2006/relationships/customXml" Target="ink/ink69.xml"/><Relationship Id="rId7" Type="http://schemas.openxmlformats.org/officeDocument/2006/relationships/customXml" Target="ink/ink2.xml"/><Relationship Id="rId183" Type="http://schemas.openxmlformats.org/officeDocument/2006/relationships/customXml" Target="ink/ink90.xml"/><Relationship Id="rId239" Type="http://schemas.openxmlformats.org/officeDocument/2006/relationships/customXml" Target="ink/ink118.xml"/><Relationship Id="rId250" Type="http://schemas.openxmlformats.org/officeDocument/2006/relationships/image" Target="media/image123.png"/><Relationship Id="rId292" Type="http://schemas.openxmlformats.org/officeDocument/2006/relationships/image" Target="media/image144.png"/><Relationship Id="rId306" Type="http://schemas.openxmlformats.org/officeDocument/2006/relationships/customXml" Target="ink/ink152.xml"/><Relationship Id="rId45" Type="http://schemas.openxmlformats.org/officeDocument/2006/relationships/customXml" Target="ink/ink21.xml"/><Relationship Id="rId87" Type="http://schemas.openxmlformats.org/officeDocument/2006/relationships/customXml" Target="ink/ink42.xml"/><Relationship Id="rId110" Type="http://schemas.openxmlformats.org/officeDocument/2006/relationships/image" Target="media/image53.png"/><Relationship Id="rId348" Type="http://schemas.openxmlformats.org/officeDocument/2006/relationships/image" Target="media/image171.png"/><Relationship Id="rId152" Type="http://schemas.openxmlformats.org/officeDocument/2006/relationships/image" Target="media/image74.png"/><Relationship Id="rId194" Type="http://schemas.openxmlformats.org/officeDocument/2006/relationships/image" Target="media/image95.png"/><Relationship Id="rId208" Type="http://schemas.openxmlformats.org/officeDocument/2006/relationships/image" Target="media/image102.png"/><Relationship Id="rId261" Type="http://schemas.openxmlformats.org/officeDocument/2006/relationships/customXml" Target="ink/ink129.xml"/><Relationship Id="rId14" Type="http://schemas.openxmlformats.org/officeDocument/2006/relationships/image" Target="media/image5.png"/><Relationship Id="rId56" Type="http://schemas.openxmlformats.org/officeDocument/2006/relationships/image" Target="media/image26.png"/><Relationship Id="rId317" Type="http://schemas.openxmlformats.org/officeDocument/2006/relationships/customXml" Target="ink/ink158.xml"/><Relationship Id="rId359" Type="http://schemas.openxmlformats.org/officeDocument/2006/relationships/customXml" Target="ink/ink179.xml"/><Relationship Id="rId98" Type="http://schemas.openxmlformats.org/officeDocument/2006/relationships/image" Target="media/image47.png"/><Relationship Id="rId121" Type="http://schemas.openxmlformats.org/officeDocument/2006/relationships/customXml" Target="ink/ink59.xml"/><Relationship Id="rId163" Type="http://schemas.openxmlformats.org/officeDocument/2006/relationships/customXml" Target="ink/ink80.xml"/><Relationship Id="rId219" Type="http://schemas.openxmlformats.org/officeDocument/2006/relationships/customXml" Target="ink/ink108.xml"/><Relationship Id="rId230" Type="http://schemas.openxmlformats.org/officeDocument/2006/relationships/image" Target="media/image113.png"/><Relationship Id="rId25" Type="http://schemas.openxmlformats.org/officeDocument/2006/relationships/customXml" Target="ink/ink11.xml"/><Relationship Id="rId67" Type="http://schemas.openxmlformats.org/officeDocument/2006/relationships/customXml" Target="ink/ink32.xml"/><Relationship Id="rId272" Type="http://schemas.openxmlformats.org/officeDocument/2006/relationships/image" Target="media/image134.png"/><Relationship Id="rId328" Type="http://schemas.openxmlformats.org/officeDocument/2006/relationships/image" Target="media/image161.png"/><Relationship Id="rId88" Type="http://schemas.openxmlformats.org/officeDocument/2006/relationships/image" Target="media/image42.png"/><Relationship Id="rId111" Type="http://schemas.openxmlformats.org/officeDocument/2006/relationships/customXml" Target="ink/ink54.xml"/><Relationship Id="rId132" Type="http://schemas.openxmlformats.org/officeDocument/2006/relationships/image" Target="media/image64.png"/><Relationship Id="rId153" Type="http://schemas.openxmlformats.org/officeDocument/2006/relationships/customXml" Target="ink/ink75.xml"/><Relationship Id="rId174" Type="http://schemas.openxmlformats.org/officeDocument/2006/relationships/image" Target="media/image85.png"/><Relationship Id="rId195" Type="http://schemas.openxmlformats.org/officeDocument/2006/relationships/customXml" Target="ink/ink96.xml"/><Relationship Id="rId209" Type="http://schemas.openxmlformats.org/officeDocument/2006/relationships/customXml" Target="ink/ink103.xml"/><Relationship Id="rId360" Type="http://schemas.openxmlformats.org/officeDocument/2006/relationships/image" Target="media/image177.png"/><Relationship Id="rId220" Type="http://schemas.openxmlformats.org/officeDocument/2006/relationships/image" Target="media/image108.png"/><Relationship Id="rId241" Type="http://schemas.openxmlformats.org/officeDocument/2006/relationships/customXml" Target="ink/ink119.xml"/><Relationship Id="rId15" Type="http://schemas.openxmlformats.org/officeDocument/2006/relationships/customXml" Target="ink/ink6.xml"/><Relationship Id="rId36" Type="http://schemas.openxmlformats.org/officeDocument/2006/relationships/image" Target="media/image16.png"/><Relationship Id="rId57" Type="http://schemas.openxmlformats.org/officeDocument/2006/relationships/customXml" Target="ink/ink27.xml"/><Relationship Id="rId262" Type="http://schemas.openxmlformats.org/officeDocument/2006/relationships/image" Target="media/image129.png"/><Relationship Id="rId283" Type="http://schemas.openxmlformats.org/officeDocument/2006/relationships/customXml" Target="ink/ink140.xml"/><Relationship Id="rId318" Type="http://schemas.openxmlformats.org/officeDocument/2006/relationships/image" Target="media/image156.png"/><Relationship Id="rId339" Type="http://schemas.openxmlformats.org/officeDocument/2006/relationships/customXml" Target="ink/ink169.xml"/><Relationship Id="rId78" Type="http://schemas.openxmlformats.org/officeDocument/2006/relationships/image" Target="media/image37.png"/><Relationship Id="rId99" Type="http://schemas.openxmlformats.org/officeDocument/2006/relationships/customXml" Target="ink/ink48.xml"/><Relationship Id="rId101" Type="http://schemas.openxmlformats.org/officeDocument/2006/relationships/customXml" Target="ink/ink49.xml"/><Relationship Id="rId122" Type="http://schemas.openxmlformats.org/officeDocument/2006/relationships/image" Target="media/image59.png"/><Relationship Id="rId143" Type="http://schemas.openxmlformats.org/officeDocument/2006/relationships/customXml" Target="ink/ink70.xml"/><Relationship Id="rId164" Type="http://schemas.openxmlformats.org/officeDocument/2006/relationships/image" Target="media/image80.png"/><Relationship Id="rId185" Type="http://schemas.openxmlformats.org/officeDocument/2006/relationships/customXml" Target="ink/ink91.xml"/><Relationship Id="rId350" Type="http://schemas.openxmlformats.org/officeDocument/2006/relationships/image" Target="media/image172.png"/><Relationship Id="rId9" Type="http://schemas.openxmlformats.org/officeDocument/2006/relationships/customXml" Target="ink/ink3.xml"/><Relationship Id="rId210" Type="http://schemas.openxmlformats.org/officeDocument/2006/relationships/image" Target="media/image103.png"/><Relationship Id="rId26" Type="http://schemas.openxmlformats.org/officeDocument/2006/relationships/image" Target="media/image11.png"/><Relationship Id="rId231" Type="http://schemas.openxmlformats.org/officeDocument/2006/relationships/customXml" Target="ink/ink114.xml"/><Relationship Id="rId252" Type="http://schemas.openxmlformats.org/officeDocument/2006/relationships/image" Target="media/image124.png"/><Relationship Id="rId273" Type="http://schemas.openxmlformats.org/officeDocument/2006/relationships/customXml" Target="ink/ink135.xml"/><Relationship Id="rId294" Type="http://schemas.openxmlformats.org/officeDocument/2006/relationships/image" Target="media/image145.png"/><Relationship Id="rId308" Type="http://schemas.openxmlformats.org/officeDocument/2006/relationships/image" Target="media/image151.png"/><Relationship Id="rId329" Type="http://schemas.openxmlformats.org/officeDocument/2006/relationships/customXml" Target="ink/ink164.xml"/><Relationship Id="rId47" Type="http://schemas.openxmlformats.org/officeDocument/2006/relationships/customXml" Target="ink/ink22.xml"/><Relationship Id="rId68" Type="http://schemas.openxmlformats.org/officeDocument/2006/relationships/image" Target="media/image32.png"/><Relationship Id="rId89" Type="http://schemas.openxmlformats.org/officeDocument/2006/relationships/customXml" Target="ink/ink43.xml"/><Relationship Id="rId112" Type="http://schemas.openxmlformats.org/officeDocument/2006/relationships/image" Target="media/image54.png"/><Relationship Id="rId133" Type="http://schemas.openxmlformats.org/officeDocument/2006/relationships/customXml" Target="ink/ink65.xml"/><Relationship Id="rId154" Type="http://schemas.openxmlformats.org/officeDocument/2006/relationships/image" Target="media/image75.png"/><Relationship Id="rId175" Type="http://schemas.openxmlformats.org/officeDocument/2006/relationships/customXml" Target="ink/ink86.xml"/><Relationship Id="rId340" Type="http://schemas.openxmlformats.org/officeDocument/2006/relationships/image" Target="media/image167.png"/><Relationship Id="rId361" Type="http://schemas.openxmlformats.org/officeDocument/2006/relationships/fontTable" Target="fontTable.xml"/><Relationship Id="rId196" Type="http://schemas.openxmlformats.org/officeDocument/2006/relationships/image" Target="media/image96.png"/><Relationship Id="rId200" Type="http://schemas.openxmlformats.org/officeDocument/2006/relationships/image" Target="media/image98.png"/><Relationship Id="rId16" Type="http://schemas.openxmlformats.org/officeDocument/2006/relationships/image" Target="media/image6.png"/><Relationship Id="rId221" Type="http://schemas.openxmlformats.org/officeDocument/2006/relationships/customXml" Target="ink/ink109.xml"/><Relationship Id="rId242" Type="http://schemas.openxmlformats.org/officeDocument/2006/relationships/image" Target="media/image119.png"/><Relationship Id="rId263" Type="http://schemas.openxmlformats.org/officeDocument/2006/relationships/customXml" Target="ink/ink130.xml"/><Relationship Id="rId284" Type="http://schemas.openxmlformats.org/officeDocument/2006/relationships/image" Target="media/image140.png"/><Relationship Id="rId319" Type="http://schemas.openxmlformats.org/officeDocument/2006/relationships/customXml" Target="ink/ink159.xml"/><Relationship Id="rId37" Type="http://schemas.openxmlformats.org/officeDocument/2006/relationships/customXml" Target="ink/ink17.xml"/><Relationship Id="rId58" Type="http://schemas.openxmlformats.org/officeDocument/2006/relationships/image" Target="media/image27.png"/><Relationship Id="rId79" Type="http://schemas.openxmlformats.org/officeDocument/2006/relationships/customXml" Target="ink/ink38.xml"/><Relationship Id="rId102" Type="http://schemas.openxmlformats.org/officeDocument/2006/relationships/image" Target="media/image49.png"/><Relationship Id="rId123" Type="http://schemas.openxmlformats.org/officeDocument/2006/relationships/customXml" Target="ink/ink60.xml"/><Relationship Id="rId144" Type="http://schemas.openxmlformats.org/officeDocument/2006/relationships/image" Target="media/image70.png"/><Relationship Id="rId330" Type="http://schemas.openxmlformats.org/officeDocument/2006/relationships/image" Target="media/image162.png"/><Relationship Id="rId90" Type="http://schemas.openxmlformats.org/officeDocument/2006/relationships/image" Target="media/image43.png"/><Relationship Id="rId165" Type="http://schemas.openxmlformats.org/officeDocument/2006/relationships/customXml" Target="ink/ink81.xml"/><Relationship Id="rId186" Type="http://schemas.openxmlformats.org/officeDocument/2006/relationships/image" Target="media/image91.png"/><Relationship Id="rId351" Type="http://schemas.openxmlformats.org/officeDocument/2006/relationships/customXml" Target="ink/ink175.xml"/><Relationship Id="rId211" Type="http://schemas.openxmlformats.org/officeDocument/2006/relationships/customXml" Target="ink/ink104.xml"/><Relationship Id="rId232" Type="http://schemas.openxmlformats.org/officeDocument/2006/relationships/image" Target="media/image114.png"/><Relationship Id="rId253" Type="http://schemas.openxmlformats.org/officeDocument/2006/relationships/customXml" Target="ink/ink125.xml"/><Relationship Id="rId274" Type="http://schemas.openxmlformats.org/officeDocument/2006/relationships/image" Target="media/image135.png"/><Relationship Id="rId295" Type="http://schemas.openxmlformats.org/officeDocument/2006/relationships/customXml" Target="ink/ink146.xml"/><Relationship Id="rId309" Type="http://schemas.openxmlformats.org/officeDocument/2006/relationships/customXml" Target="ink/ink154.xml"/><Relationship Id="rId27" Type="http://schemas.openxmlformats.org/officeDocument/2006/relationships/customXml" Target="ink/ink12.xml"/><Relationship Id="rId48" Type="http://schemas.openxmlformats.org/officeDocument/2006/relationships/image" Target="media/image22.png"/><Relationship Id="rId69" Type="http://schemas.openxmlformats.org/officeDocument/2006/relationships/customXml" Target="ink/ink33.xml"/><Relationship Id="rId113" Type="http://schemas.openxmlformats.org/officeDocument/2006/relationships/customXml" Target="ink/ink55.xml"/><Relationship Id="rId134" Type="http://schemas.openxmlformats.org/officeDocument/2006/relationships/image" Target="media/image65.png"/><Relationship Id="rId320" Type="http://schemas.openxmlformats.org/officeDocument/2006/relationships/image" Target="media/image157.png"/><Relationship Id="rId80" Type="http://schemas.openxmlformats.org/officeDocument/2006/relationships/image" Target="media/image38.png"/><Relationship Id="rId155" Type="http://schemas.openxmlformats.org/officeDocument/2006/relationships/customXml" Target="ink/ink76.xml"/><Relationship Id="rId176" Type="http://schemas.openxmlformats.org/officeDocument/2006/relationships/image" Target="media/image86.png"/><Relationship Id="rId197" Type="http://schemas.openxmlformats.org/officeDocument/2006/relationships/customXml" Target="ink/ink97.xml"/><Relationship Id="rId341" Type="http://schemas.openxmlformats.org/officeDocument/2006/relationships/customXml" Target="ink/ink170.xml"/><Relationship Id="rId362" Type="http://schemas.openxmlformats.org/officeDocument/2006/relationships/theme" Target="theme/theme1.xml"/><Relationship Id="rId201" Type="http://schemas.openxmlformats.org/officeDocument/2006/relationships/customXml" Target="ink/ink99.xml"/><Relationship Id="rId222" Type="http://schemas.openxmlformats.org/officeDocument/2006/relationships/image" Target="media/image109.png"/><Relationship Id="rId243" Type="http://schemas.openxmlformats.org/officeDocument/2006/relationships/customXml" Target="ink/ink120.xml"/><Relationship Id="rId264" Type="http://schemas.openxmlformats.org/officeDocument/2006/relationships/image" Target="media/image130.png"/><Relationship Id="rId285" Type="http://schemas.openxmlformats.org/officeDocument/2006/relationships/customXml" Target="ink/ink141.xml"/><Relationship Id="rId17" Type="http://schemas.openxmlformats.org/officeDocument/2006/relationships/customXml" Target="ink/ink7.xml"/><Relationship Id="rId38" Type="http://schemas.openxmlformats.org/officeDocument/2006/relationships/image" Target="media/image17.png"/><Relationship Id="rId59" Type="http://schemas.openxmlformats.org/officeDocument/2006/relationships/customXml" Target="ink/ink28.xml"/><Relationship Id="rId103" Type="http://schemas.openxmlformats.org/officeDocument/2006/relationships/customXml" Target="ink/ink50.xml"/><Relationship Id="rId124" Type="http://schemas.openxmlformats.org/officeDocument/2006/relationships/image" Target="media/image60.png"/><Relationship Id="rId310" Type="http://schemas.openxmlformats.org/officeDocument/2006/relationships/image" Target="media/image152.png"/><Relationship Id="rId70" Type="http://schemas.openxmlformats.org/officeDocument/2006/relationships/image" Target="media/image33.png"/><Relationship Id="rId91" Type="http://schemas.openxmlformats.org/officeDocument/2006/relationships/customXml" Target="ink/ink44.xml"/><Relationship Id="rId145" Type="http://schemas.openxmlformats.org/officeDocument/2006/relationships/customXml" Target="ink/ink71.xml"/><Relationship Id="rId166" Type="http://schemas.openxmlformats.org/officeDocument/2006/relationships/image" Target="media/image81.png"/><Relationship Id="rId187" Type="http://schemas.openxmlformats.org/officeDocument/2006/relationships/customXml" Target="ink/ink92.xml"/><Relationship Id="rId331" Type="http://schemas.openxmlformats.org/officeDocument/2006/relationships/customXml" Target="ink/ink165.xml"/><Relationship Id="rId352" Type="http://schemas.openxmlformats.org/officeDocument/2006/relationships/image" Target="media/image173.png"/><Relationship Id="rId1" Type="http://schemas.openxmlformats.org/officeDocument/2006/relationships/customXml" Target="../customXml/item1.xml"/><Relationship Id="rId212" Type="http://schemas.openxmlformats.org/officeDocument/2006/relationships/image" Target="media/image104.png"/><Relationship Id="rId233" Type="http://schemas.openxmlformats.org/officeDocument/2006/relationships/customXml" Target="ink/ink115.xml"/><Relationship Id="rId254" Type="http://schemas.openxmlformats.org/officeDocument/2006/relationships/image" Target="media/image125.png"/><Relationship Id="rId28" Type="http://schemas.openxmlformats.org/officeDocument/2006/relationships/image" Target="media/image12.png"/><Relationship Id="rId49" Type="http://schemas.openxmlformats.org/officeDocument/2006/relationships/customXml" Target="ink/ink23.xml"/><Relationship Id="rId114" Type="http://schemas.openxmlformats.org/officeDocument/2006/relationships/image" Target="media/image55.png"/><Relationship Id="rId275" Type="http://schemas.openxmlformats.org/officeDocument/2006/relationships/customXml" Target="ink/ink136.xml"/><Relationship Id="rId296" Type="http://schemas.openxmlformats.org/officeDocument/2006/relationships/image" Target="media/image146.png"/><Relationship Id="rId300" Type="http://schemas.openxmlformats.org/officeDocument/2006/relationships/customXml" Target="ink/ink149.xml"/><Relationship Id="rId60" Type="http://schemas.openxmlformats.org/officeDocument/2006/relationships/image" Target="media/image28.png"/><Relationship Id="rId81" Type="http://schemas.openxmlformats.org/officeDocument/2006/relationships/customXml" Target="ink/ink39.xml"/><Relationship Id="rId135" Type="http://schemas.openxmlformats.org/officeDocument/2006/relationships/customXml" Target="ink/ink66.xml"/><Relationship Id="rId156" Type="http://schemas.openxmlformats.org/officeDocument/2006/relationships/image" Target="media/image76.png"/><Relationship Id="rId177" Type="http://schemas.openxmlformats.org/officeDocument/2006/relationships/customXml" Target="ink/ink87.xml"/><Relationship Id="rId198" Type="http://schemas.openxmlformats.org/officeDocument/2006/relationships/image" Target="media/image97.png"/><Relationship Id="rId321" Type="http://schemas.openxmlformats.org/officeDocument/2006/relationships/customXml" Target="ink/ink160.xml"/><Relationship Id="rId342" Type="http://schemas.openxmlformats.org/officeDocument/2006/relationships/image" Target="media/image168.png"/><Relationship Id="rId202" Type="http://schemas.openxmlformats.org/officeDocument/2006/relationships/image" Target="media/image99.png"/><Relationship Id="rId223" Type="http://schemas.openxmlformats.org/officeDocument/2006/relationships/customXml" Target="ink/ink110.xml"/><Relationship Id="rId244" Type="http://schemas.openxmlformats.org/officeDocument/2006/relationships/image" Target="media/image120.png"/><Relationship Id="rId18" Type="http://schemas.openxmlformats.org/officeDocument/2006/relationships/image" Target="media/image7.png"/><Relationship Id="rId39" Type="http://schemas.openxmlformats.org/officeDocument/2006/relationships/customXml" Target="ink/ink18.xml"/><Relationship Id="rId265" Type="http://schemas.openxmlformats.org/officeDocument/2006/relationships/customXml" Target="ink/ink131.xml"/><Relationship Id="rId286" Type="http://schemas.openxmlformats.org/officeDocument/2006/relationships/image" Target="media/image141.png"/><Relationship Id="rId50" Type="http://schemas.openxmlformats.org/officeDocument/2006/relationships/image" Target="media/image23.png"/><Relationship Id="rId104" Type="http://schemas.openxmlformats.org/officeDocument/2006/relationships/image" Target="media/image50.png"/><Relationship Id="rId125" Type="http://schemas.openxmlformats.org/officeDocument/2006/relationships/customXml" Target="ink/ink61.xml"/><Relationship Id="rId146" Type="http://schemas.openxmlformats.org/officeDocument/2006/relationships/image" Target="media/image71.png"/><Relationship Id="rId167" Type="http://schemas.openxmlformats.org/officeDocument/2006/relationships/customXml" Target="ink/ink82.xml"/><Relationship Id="rId188" Type="http://schemas.openxmlformats.org/officeDocument/2006/relationships/image" Target="media/image92.png"/><Relationship Id="rId311" Type="http://schemas.openxmlformats.org/officeDocument/2006/relationships/customXml" Target="ink/ink155.xml"/><Relationship Id="rId332" Type="http://schemas.openxmlformats.org/officeDocument/2006/relationships/image" Target="media/image163.png"/><Relationship Id="rId353" Type="http://schemas.openxmlformats.org/officeDocument/2006/relationships/customXml" Target="ink/ink176.xml"/><Relationship Id="rId71" Type="http://schemas.openxmlformats.org/officeDocument/2006/relationships/customXml" Target="ink/ink34.xml"/><Relationship Id="rId92" Type="http://schemas.openxmlformats.org/officeDocument/2006/relationships/image" Target="media/image44.png"/><Relationship Id="rId213" Type="http://schemas.openxmlformats.org/officeDocument/2006/relationships/customXml" Target="ink/ink105.xml"/><Relationship Id="rId234" Type="http://schemas.openxmlformats.org/officeDocument/2006/relationships/image" Target="media/image115.png"/><Relationship Id="rId2" Type="http://schemas.openxmlformats.org/officeDocument/2006/relationships/styles" Target="styles.xml"/><Relationship Id="rId29" Type="http://schemas.openxmlformats.org/officeDocument/2006/relationships/customXml" Target="ink/ink13.xml"/><Relationship Id="rId255" Type="http://schemas.openxmlformats.org/officeDocument/2006/relationships/customXml" Target="ink/ink126.xml"/><Relationship Id="rId276" Type="http://schemas.openxmlformats.org/officeDocument/2006/relationships/image" Target="media/image136.png"/><Relationship Id="rId297" Type="http://schemas.openxmlformats.org/officeDocument/2006/relationships/customXml" Target="ink/ink147.xml"/><Relationship Id="rId40" Type="http://schemas.openxmlformats.org/officeDocument/2006/relationships/image" Target="media/image18.png"/><Relationship Id="rId115" Type="http://schemas.openxmlformats.org/officeDocument/2006/relationships/customXml" Target="ink/ink56.xml"/><Relationship Id="rId136" Type="http://schemas.openxmlformats.org/officeDocument/2006/relationships/image" Target="media/image66.png"/><Relationship Id="rId157" Type="http://schemas.openxmlformats.org/officeDocument/2006/relationships/customXml" Target="ink/ink77.xml"/><Relationship Id="rId178" Type="http://schemas.openxmlformats.org/officeDocument/2006/relationships/image" Target="media/image87.png"/><Relationship Id="rId301" Type="http://schemas.openxmlformats.org/officeDocument/2006/relationships/image" Target="media/image148.png"/><Relationship Id="rId322" Type="http://schemas.openxmlformats.org/officeDocument/2006/relationships/image" Target="media/image158.png"/><Relationship Id="rId343" Type="http://schemas.openxmlformats.org/officeDocument/2006/relationships/customXml" Target="ink/ink171.xml"/><Relationship Id="rId61" Type="http://schemas.openxmlformats.org/officeDocument/2006/relationships/customXml" Target="ink/ink29.xml"/><Relationship Id="rId82" Type="http://schemas.openxmlformats.org/officeDocument/2006/relationships/image" Target="media/image39.png"/><Relationship Id="rId199" Type="http://schemas.openxmlformats.org/officeDocument/2006/relationships/customXml" Target="ink/ink98.xml"/><Relationship Id="rId203" Type="http://schemas.openxmlformats.org/officeDocument/2006/relationships/customXml" Target="ink/ink100.xml"/><Relationship Id="rId19" Type="http://schemas.openxmlformats.org/officeDocument/2006/relationships/customXml" Target="ink/ink8.xml"/><Relationship Id="rId224" Type="http://schemas.openxmlformats.org/officeDocument/2006/relationships/image" Target="media/image110.png"/><Relationship Id="rId245" Type="http://schemas.openxmlformats.org/officeDocument/2006/relationships/customXml" Target="ink/ink121.xml"/><Relationship Id="rId266" Type="http://schemas.openxmlformats.org/officeDocument/2006/relationships/image" Target="media/image131.png"/><Relationship Id="rId287" Type="http://schemas.openxmlformats.org/officeDocument/2006/relationships/customXml" Target="ink/ink142.xml"/><Relationship Id="rId30" Type="http://schemas.openxmlformats.org/officeDocument/2006/relationships/image" Target="media/image13.png"/><Relationship Id="rId105" Type="http://schemas.openxmlformats.org/officeDocument/2006/relationships/customXml" Target="ink/ink51.xml"/><Relationship Id="rId126" Type="http://schemas.openxmlformats.org/officeDocument/2006/relationships/image" Target="media/image61.png"/><Relationship Id="rId147" Type="http://schemas.openxmlformats.org/officeDocument/2006/relationships/customXml" Target="ink/ink72.xml"/><Relationship Id="rId168" Type="http://schemas.openxmlformats.org/officeDocument/2006/relationships/image" Target="media/image82.png"/><Relationship Id="rId312" Type="http://schemas.openxmlformats.org/officeDocument/2006/relationships/image" Target="media/image153.png"/><Relationship Id="rId333" Type="http://schemas.openxmlformats.org/officeDocument/2006/relationships/customXml" Target="ink/ink166.xml"/><Relationship Id="rId354" Type="http://schemas.openxmlformats.org/officeDocument/2006/relationships/image" Target="media/image174.png"/><Relationship Id="rId51" Type="http://schemas.openxmlformats.org/officeDocument/2006/relationships/customXml" Target="ink/ink24.xml"/><Relationship Id="rId72" Type="http://schemas.openxmlformats.org/officeDocument/2006/relationships/image" Target="media/image34.png"/><Relationship Id="rId93" Type="http://schemas.openxmlformats.org/officeDocument/2006/relationships/customXml" Target="ink/ink45.xml"/><Relationship Id="rId189" Type="http://schemas.openxmlformats.org/officeDocument/2006/relationships/customXml" Target="ink/ink93.xml"/><Relationship Id="rId3" Type="http://schemas.openxmlformats.org/officeDocument/2006/relationships/settings" Target="settings.xml"/><Relationship Id="rId214" Type="http://schemas.openxmlformats.org/officeDocument/2006/relationships/image" Target="media/image105.png"/><Relationship Id="rId235" Type="http://schemas.openxmlformats.org/officeDocument/2006/relationships/customXml" Target="ink/ink116.xml"/><Relationship Id="rId256" Type="http://schemas.openxmlformats.org/officeDocument/2006/relationships/image" Target="media/image126.png"/><Relationship Id="rId277" Type="http://schemas.openxmlformats.org/officeDocument/2006/relationships/customXml" Target="ink/ink137.xml"/><Relationship Id="rId298" Type="http://schemas.openxmlformats.org/officeDocument/2006/relationships/customXml" Target="ink/ink148.xml"/><Relationship Id="rId116" Type="http://schemas.openxmlformats.org/officeDocument/2006/relationships/image" Target="media/image56.png"/><Relationship Id="rId137" Type="http://schemas.openxmlformats.org/officeDocument/2006/relationships/customXml" Target="ink/ink67.xml"/><Relationship Id="rId158" Type="http://schemas.openxmlformats.org/officeDocument/2006/relationships/image" Target="media/image77.png"/><Relationship Id="rId302" Type="http://schemas.openxmlformats.org/officeDocument/2006/relationships/customXml" Target="ink/ink150.xml"/><Relationship Id="rId323" Type="http://schemas.openxmlformats.org/officeDocument/2006/relationships/customXml" Target="ink/ink161.xml"/><Relationship Id="rId344" Type="http://schemas.openxmlformats.org/officeDocument/2006/relationships/image" Target="media/image169.png"/><Relationship Id="rId20" Type="http://schemas.openxmlformats.org/officeDocument/2006/relationships/image" Target="media/image8.png"/><Relationship Id="rId41" Type="http://schemas.openxmlformats.org/officeDocument/2006/relationships/customXml" Target="ink/ink19.xml"/><Relationship Id="rId62" Type="http://schemas.openxmlformats.org/officeDocument/2006/relationships/image" Target="media/image29.png"/><Relationship Id="rId83" Type="http://schemas.openxmlformats.org/officeDocument/2006/relationships/customXml" Target="ink/ink40.xml"/><Relationship Id="rId179" Type="http://schemas.openxmlformats.org/officeDocument/2006/relationships/customXml" Target="ink/ink88.xml"/><Relationship Id="rId190" Type="http://schemas.openxmlformats.org/officeDocument/2006/relationships/image" Target="media/image93.png"/><Relationship Id="rId204" Type="http://schemas.openxmlformats.org/officeDocument/2006/relationships/image" Target="media/image100.png"/><Relationship Id="rId225" Type="http://schemas.openxmlformats.org/officeDocument/2006/relationships/customXml" Target="ink/ink111.xml"/><Relationship Id="rId246" Type="http://schemas.openxmlformats.org/officeDocument/2006/relationships/image" Target="media/image121.png"/><Relationship Id="rId267" Type="http://schemas.openxmlformats.org/officeDocument/2006/relationships/customXml" Target="ink/ink132.xml"/><Relationship Id="rId288" Type="http://schemas.openxmlformats.org/officeDocument/2006/relationships/image" Target="media/image142.png"/><Relationship Id="rId106" Type="http://schemas.openxmlformats.org/officeDocument/2006/relationships/image" Target="media/image51.png"/><Relationship Id="rId127" Type="http://schemas.openxmlformats.org/officeDocument/2006/relationships/customXml" Target="ink/ink62.xml"/><Relationship Id="rId313" Type="http://schemas.openxmlformats.org/officeDocument/2006/relationships/customXml" Target="ink/ink156.xml"/><Relationship Id="rId10" Type="http://schemas.openxmlformats.org/officeDocument/2006/relationships/image" Target="media/image3.png"/><Relationship Id="rId31" Type="http://schemas.openxmlformats.org/officeDocument/2006/relationships/customXml" Target="ink/ink14.xml"/><Relationship Id="rId52" Type="http://schemas.openxmlformats.org/officeDocument/2006/relationships/image" Target="media/image24.png"/><Relationship Id="rId73" Type="http://schemas.openxmlformats.org/officeDocument/2006/relationships/customXml" Target="ink/ink35.xml"/><Relationship Id="rId94" Type="http://schemas.openxmlformats.org/officeDocument/2006/relationships/image" Target="media/image45.png"/><Relationship Id="rId148" Type="http://schemas.openxmlformats.org/officeDocument/2006/relationships/image" Target="media/image72.png"/><Relationship Id="rId169" Type="http://schemas.openxmlformats.org/officeDocument/2006/relationships/customXml" Target="ink/ink83.xml"/><Relationship Id="rId334" Type="http://schemas.openxmlformats.org/officeDocument/2006/relationships/image" Target="media/image164.png"/><Relationship Id="rId355" Type="http://schemas.openxmlformats.org/officeDocument/2006/relationships/customXml" Target="ink/ink177.xml"/><Relationship Id="rId4" Type="http://schemas.openxmlformats.org/officeDocument/2006/relationships/webSettings" Target="webSettings.xml"/><Relationship Id="rId180" Type="http://schemas.openxmlformats.org/officeDocument/2006/relationships/image" Target="media/image88.png"/><Relationship Id="rId215" Type="http://schemas.openxmlformats.org/officeDocument/2006/relationships/customXml" Target="ink/ink106.xml"/><Relationship Id="rId236" Type="http://schemas.openxmlformats.org/officeDocument/2006/relationships/image" Target="media/image116.png"/><Relationship Id="rId257" Type="http://schemas.openxmlformats.org/officeDocument/2006/relationships/customXml" Target="ink/ink127.xml"/><Relationship Id="rId278" Type="http://schemas.openxmlformats.org/officeDocument/2006/relationships/image" Target="media/image137.png"/><Relationship Id="rId303" Type="http://schemas.openxmlformats.org/officeDocument/2006/relationships/image" Target="media/image149.png"/><Relationship Id="rId42" Type="http://schemas.openxmlformats.org/officeDocument/2006/relationships/image" Target="media/image19.png"/><Relationship Id="rId84" Type="http://schemas.openxmlformats.org/officeDocument/2006/relationships/image" Target="media/image40.png"/><Relationship Id="rId138" Type="http://schemas.openxmlformats.org/officeDocument/2006/relationships/image" Target="media/image67.png"/><Relationship Id="rId345" Type="http://schemas.openxmlformats.org/officeDocument/2006/relationships/customXml" Target="ink/ink172.xml"/><Relationship Id="rId191" Type="http://schemas.openxmlformats.org/officeDocument/2006/relationships/customXml" Target="ink/ink94.xml"/><Relationship Id="rId205" Type="http://schemas.openxmlformats.org/officeDocument/2006/relationships/customXml" Target="ink/ink101.xml"/><Relationship Id="rId247" Type="http://schemas.openxmlformats.org/officeDocument/2006/relationships/customXml" Target="ink/ink122.xml"/><Relationship Id="rId107" Type="http://schemas.openxmlformats.org/officeDocument/2006/relationships/customXml" Target="ink/ink52.xml"/><Relationship Id="rId289" Type="http://schemas.openxmlformats.org/officeDocument/2006/relationships/customXml" Target="ink/ink143.xml"/><Relationship Id="rId11" Type="http://schemas.openxmlformats.org/officeDocument/2006/relationships/customXml" Target="ink/ink4.xml"/><Relationship Id="rId53" Type="http://schemas.openxmlformats.org/officeDocument/2006/relationships/customXml" Target="ink/ink25.xml"/><Relationship Id="rId149" Type="http://schemas.openxmlformats.org/officeDocument/2006/relationships/customXml" Target="ink/ink73.xml"/><Relationship Id="rId314" Type="http://schemas.openxmlformats.org/officeDocument/2006/relationships/image" Target="media/image154.png"/><Relationship Id="rId356" Type="http://schemas.openxmlformats.org/officeDocument/2006/relationships/image" Target="media/image175.png"/><Relationship Id="rId95" Type="http://schemas.openxmlformats.org/officeDocument/2006/relationships/customXml" Target="ink/ink46.xml"/><Relationship Id="rId160" Type="http://schemas.openxmlformats.org/officeDocument/2006/relationships/image" Target="media/image78.png"/><Relationship Id="rId216" Type="http://schemas.openxmlformats.org/officeDocument/2006/relationships/image" Target="media/image106.png"/><Relationship Id="rId258" Type="http://schemas.openxmlformats.org/officeDocument/2006/relationships/image" Target="media/image127.png"/><Relationship Id="rId22" Type="http://schemas.openxmlformats.org/officeDocument/2006/relationships/image" Target="media/image9.png"/><Relationship Id="rId64" Type="http://schemas.openxmlformats.org/officeDocument/2006/relationships/image" Target="media/image30.png"/><Relationship Id="rId118" Type="http://schemas.openxmlformats.org/officeDocument/2006/relationships/image" Target="media/image57.png"/><Relationship Id="rId325" Type="http://schemas.openxmlformats.org/officeDocument/2006/relationships/customXml" Target="ink/ink162.xml"/><Relationship Id="rId171" Type="http://schemas.openxmlformats.org/officeDocument/2006/relationships/customXml" Target="ink/ink84.xml"/><Relationship Id="rId227" Type="http://schemas.openxmlformats.org/officeDocument/2006/relationships/customXml" Target="ink/ink112.xml"/><Relationship Id="rId269" Type="http://schemas.openxmlformats.org/officeDocument/2006/relationships/customXml" Target="ink/ink133.xml"/><Relationship Id="rId33" Type="http://schemas.openxmlformats.org/officeDocument/2006/relationships/customXml" Target="ink/ink15.xml"/><Relationship Id="rId129" Type="http://schemas.openxmlformats.org/officeDocument/2006/relationships/customXml" Target="ink/ink63.xml"/><Relationship Id="rId280" Type="http://schemas.openxmlformats.org/officeDocument/2006/relationships/image" Target="media/image138.png"/><Relationship Id="rId336" Type="http://schemas.openxmlformats.org/officeDocument/2006/relationships/image" Target="media/image165.png"/><Relationship Id="rId75" Type="http://schemas.openxmlformats.org/officeDocument/2006/relationships/customXml" Target="ink/ink36.xml"/><Relationship Id="rId140" Type="http://schemas.openxmlformats.org/officeDocument/2006/relationships/image" Target="media/image68.png"/><Relationship Id="rId182" Type="http://schemas.openxmlformats.org/officeDocument/2006/relationships/image" Target="media/image89.png"/><Relationship Id="rId6" Type="http://schemas.openxmlformats.org/officeDocument/2006/relationships/image" Target="media/image1.png"/><Relationship Id="rId238" Type="http://schemas.openxmlformats.org/officeDocument/2006/relationships/image" Target="media/image117.png"/><Relationship Id="rId291" Type="http://schemas.openxmlformats.org/officeDocument/2006/relationships/customXml" Target="ink/ink144.xml"/><Relationship Id="rId305" Type="http://schemas.openxmlformats.org/officeDocument/2006/relationships/image" Target="media/image150.png"/><Relationship Id="rId347" Type="http://schemas.openxmlformats.org/officeDocument/2006/relationships/customXml" Target="ink/ink173.xml"/><Relationship Id="rId44" Type="http://schemas.openxmlformats.org/officeDocument/2006/relationships/image" Target="media/image20.png"/><Relationship Id="rId86" Type="http://schemas.openxmlformats.org/officeDocument/2006/relationships/image" Target="media/image41.png"/><Relationship Id="rId151" Type="http://schemas.openxmlformats.org/officeDocument/2006/relationships/customXml" Target="ink/ink74.xml"/><Relationship Id="rId193" Type="http://schemas.openxmlformats.org/officeDocument/2006/relationships/customXml" Target="ink/ink95.xml"/><Relationship Id="rId207" Type="http://schemas.openxmlformats.org/officeDocument/2006/relationships/customXml" Target="ink/ink102.xml"/><Relationship Id="rId249" Type="http://schemas.openxmlformats.org/officeDocument/2006/relationships/customXml" Target="ink/ink123.xml"/><Relationship Id="rId13" Type="http://schemas.openxmlformats.org/officeDocument/2006/relationships/customXml" Target="ink/ink5.xml"/><Relationship Id="rId109" Type="http://schemas.openxmlformats.org/officeDocument/2006/relationships/customXml" Target="ink/ink53.xml"/><Relationship Id="rId260" Type="http://schemas.openxmlformats.org/officeDocument/2006/relationships/image" Target="media/image128.png"/><Relationship Id="rId316" Type="http://schemas.openxmlformats.org/officeDocument/2006/relationships/image" Target="media/image155.png"/><Relationship Id="rId55" Type="http://schemas.openxmlformats.org/officeDocument/2006/relationships/customXml" Target="ink/ink26.xml"/><Relationship Id="rId97" Type="http://schemas.openxmlformats.org/officeDocument/2006/relationships/customXml" Target="ink/ink47.xml"/><Relationship Id="rId120" Type="http://schemas.openxmlformats.org/officeDocument/2006/relationships/image" Target="media/image58.png"/><Relationship Id="rId358" Type="http://schemas.openxmlformats.org/officeDocument/2006/relationships/image" Target="media/image176.png"/><Relationship Id="rId162" Type="http://schemas.openxmlformats.org/officeDocument/2006/relationships/image" Target="media/image79.png"/><Relationship Id="rId218" Type="http://schemas.openxmlformats.org/officeDocument/2006/relationships/image" Target="media/image107.png"/><Relationship Id="rId271" Type="http://schemas.openxmlformats.org/officeDocument/2006/relationships/customXml" Target="ink/ink134.xml"/><Relationship Id="rId24" Type="http://schemas.openxmlformats.org/officeDocument/2006/relationships/image" Target="media/image10.png"/><Relationship Id="rId66" Type="http://schemas.openxmlformats.org/officeDocument/2006/relationships/image" Target="media/image31.png"/><Relationship Id="rId131" Type="http://schemas.openxmlformats.org/officeDocument/2006/relationships/customXml" Target="ink/ink64.xml"/><Relationship Id="rId327" Type="http://schemas.openxmlformats.org/officeDocument/2006/relationships/customXml" Target="ink/ink163.xml"/><Relationship Id="rId173" Type="http://schemas.openxmlformats.org/officeDocument/2006/relationships/customXml" Target="ink/ink85.xml"/><Relationship Id="rId229" Type="http://schemas.openxmlformats.org/officeDocument/2006/relationships/customXml" Target="ink/ink113.xml"/><Relationship Id="rId240" Type="http://schemas.openxmlformats.org/officeDocument/2006/relationships/image" Target="media/image118.png"/><Relationship Id="rId35" Type="http://schemas.openxmlformats.org/officeDocument/2006/relationships/customXml" Target="ink/ink16.xml"/><Relationship Id="rId77" Type="http://schemas.openxmlformats.org/officeDocument/2006/relationships/customXml" Target="ink/ink37.xml"/><Relationship Id="rId100" Type="http://schemas.openxmlformats.org/officeDocument/2006/relationships/image" Target="media/image48.png"/><Relationship Id="rId282" Type="http://schemas.openxmlformats.org/officeDocument/2006/relationships/image" Target="media/image139.png"/><Relationship Id="rId338" Type="http://schemas.openxmlformats.org/officeDocument/2006/relationships/image" Target="media/image166.png"/><Relationship Id="rId8" Type="http://schemas.openxmlformats.org/officeDocument/2006/relationships/image" Target="media/image2.png"/><Relationship Id="rId142" Type="http://schemas.openxmlformats.org/officeDocument/2006/relationships/image" Target="media/image69.png"/><Relationship Id="rId184" Type="http://schemas.openxmlformats.org/officeDocument/2006/relationships/image" Target="media/image90.png"/><Relationship Id="rId251" Type="http://schemas.openxmlformats.org/officeDocument/2006/relationships/customXml" Target="ink/ink124.xml"/><Relationship Id="rId46" Type="http://schemas.openxmlformats.org/officeDocument/2006/relationships/image" Target="media/image21.png"/><Relationship Id="rId293" Type="http://schemas.openxmlformats.org/officeDocument/2006/relationships/customXml" Target="ink/ink145.xml"/><Relationship Id="rId307" Type="http://schemas.openxmlformats.org/officeDocument/2006/relationships/customXml" Target="ink/ink153.xml"/><Relationship Id="rId349" Type="http://schemas.openxmlformats.org/officeDocument/2006/relationships/customXml" Target="ink/ink174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17T23:59:24.98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24575,'8'9'0,"4"2"0,0 2 0,1 1 0,-2-1 0,-3-2 0,-2-2 0,-1-1 0,9 5 0,-5-6 0,4 5 0,-8-9 0,2 3 0,0 2 0,3 1 0,-2-1 0,-1-1 0,-4-2 0,-1 1 0,-2 2 0,-7 3 0,-2-2 0,-2-1 0,0 3 0,-1 1 0,-2 3 0,4-1 0,2-5 0,5-2 0,1-1 0,-1 0 0,0-1 0,-1 0 0,-2 1 0,-1 0 0,0 0 0,0 0 0,1-2 0,5-2 0,-1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17T23:59:21.08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24575,'9'0'0,"0"0"0,1 0 0,0 0 0,0 0 0,3 0 0,4 0 0,4 0 0,0 0 0,-4 0 0,-4 0 0,-7 0 0,2 0 0,3 0 0,2 0 0,0 0 0,-3 0 0,-3 0 0,-1 0 0,0 1 0,2 0 0,-1 0 0,1 0 0,2-1 0,0 0 0,0 0 0,-1 0 0,-1 0 0,2 0 0,1 0 0,-2 0 0,-1 0 0,-1 0 0,5 0 0,0 0 0,1 0 0,0 0 0,0 0 0,3 0 0,1 0 0,0 0 0,4 0 0,0 0 0,-2-1 0,-8 1 0,-5-1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17T23:59:14.13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0 163 24575,'10'0'0,"0"0"0,2-2 0,5 1 0,1 0 0,-3 1 0,-2 0 0,-2 0 0,38 0 0,-1 0 0,14 0 0,-26 0 0,-20 0 0,16-3 0,-17 2 0,18-3 0,-26 4 0,0 0 0,-1 0 0,-2-1 0,-1 1 0</inkml:trace>
  <inkml:trace contextRef="#ctx0" brushRef="#br0" timeOffset="2384">354 1 24575,'2'10'0,"2"-2"0,2 3 0,3 2 0,7 11 0,0 2 0,1 0 0,-5-5 0,-4-6 0,0-2 0,-3-4 0,-2-1 0,-6-1 0,-5 2 0,-2-1 0,1-1 0,1-2 0,3 0 0,-2 2 0,0 1 0,0-1 0,0 1 0,0-1 0,0 1 0,-1 0 0,1 0 0,1-1 0,1 1 0,-1 0 0,1-1 0,2-3 0,1-2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17T23:58:39.13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196 0 24575,'-11'6'0,"-1"-1"0,-1 1 0,-30 7 0,23-7 0,-25 5 0,32-10 0,0 3 0,3-1 0,2 3 0,2 1 0,4 24 0,2-17 0,5 15 0,0-22 0,6-1 0,1-1 0,2 0 0,19-4 0,-18-2 0,13-2 0,-21-2 0,0-2 0,1-4 0,0-2 0,3-2 0,-1 1 0,1 3 0,-3-1 0,-5 4 0,-1 0 0,-1 2 0,0 2 0,0-1 0,-1 0 0,0-3 0,-1-3 0,0 1 0,0 5 0,0 13 0,1 6 0,0 7 0,0-1 0,0-3 0,0-4 0,0-4 0,0-1 0,0 3 0,0 2 0,0 3 0,2-2 0,1-2 0,0-4 0,0 1 0,1 1 0,-2-1 0,1-2 0,-1-6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17T23:58:33.08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 1 24575,'-1'19'0,"-3"9"0,0 5 0,-1-6 0,3-5 0,2-15 0,0 2 0,0 2 0,-2 6 0,2-8 0,-2-4 0,2-13 0,0-1 0,5-28 0,-4 24 0,4-20 0,-4 26 0,1-2 0,2-1 0,4 0 0,9-1 0,-7 5 0,5-2 0,-11 2 0,2 1 0,2 0 0,5 3 0,2 1 0,1 1 0,-1-1 0,-6 0 0,-4 0 0,-2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17T23:58:02.41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36 159 24575,'2'77'0,"0"-20"0,-2-33 0,0-14 0,0-2 0,-1-2 0,-1-1 0,-2 0 0,0 4 0,2-3 0,-1-3 0,3-2 0,0-4 0</inkml:trace>
  <inkml:trace contextRef="#ctx0" brushRef="#br0" timeOffset="2301">23 98 24575,'8'-6'0,"9"1"0,19-4 0,4 2 0,-4 2 0,-15 2 0,-13 3 0,1 0 0,21 24 0,-17-11 0,13 22 0,-23-16 0,0-1 0,-13 12 0,5-19 0,-10 9 0,7-17 0,-1 0 0,-5 0 0,-7 0 0,3 0 0,-4 2 0,12-1 0,5-2 0,5-2 0,7 2 0,0-1 0,3 4 0,-3-1 0,0 0 0,0 0 0,-1-2 0,0 1 0,0 1 0,0 2 0,-1-3 0,0 0 0,1 1 0,-1 0 0,1 2 0,-1 0 0,-1 0 0,-2 0 0,-2 0 0,0 2 0,0 2 0,-1 1 0,0-1 0,-1-2 0,0-2 0,-2 0 0,-3 0 0,-3-1 0,-2 0 0,-8-3 0,-8-2 0,-2 0 0,3 0 0,9 0 0,7 0 0,2 0 0,-1 0 0,-1-1 0,2 0 0,0-2 0,0 0 0,3 0 0,1 2 0,4-1 0</inkml:trace>
  <inkml:trace contextRef="#ctx0" brushRef="#br0" timeOffset="5168">364 122 24575,'0'16'0,"0"-3"0,2 7 0,2 1 0,1 65 0,0-51 0,1 46 0,0-70 0,0-1 0,1-5 0,-2-4 0,1-6 0,-2-4 0,1-9 0,-2-5 0,-1-2 0,0-1 0,4 0 0,2 0 0,1 5 0,0 7 0,-3 5 0,0 3 0,-1 4 0,-1 2 0,-1 5 0,-1 3 0,3 3 0,4 4 0,6 3 0,4 3 0,-2-2 0,-3-2 0,-5-1 0,-4-4 0,-1 0 0,0-2 0,-1-4 0,0 1 0,1-1 0,-1 4 0,0 1 0,0-1 0,-2-1 0,1-3 0,1-3 0,0-7 0,2-9 0,1-13 0,5-18 0,-1-2 0,5-13 0,0 3 0,-3 6 0,4 1 0,-4 18 0,0 6 0,-2 9 0,-4 5 0,-5 4 0,0 3 0,-1 2 0</inkml:trace>
  <inkml:trace contextRef="#ctx0" brushRef="#br0" timeOffset="7883">1128 323 24575,'-10'8'0,"1"0"0,3-3 0,-9 25 0,8-4 0,-6 9 0,9-15 0,4-13 0,2-1 0,5-2 0,6-1 0,12-2 0,-7-3 0,6-4 0,-1-5 0,9-4 0,-1 2 0,-8 1 0,-12 1 0,-10 3 0,-2-3 0,-1 2 0,-2 2 0,-3-1 0,0 2 0,-2 1 0,1 2 0,-6 1 0,-3 1 0,0-1 0,2 0 0,6 1 0,4 1 0,1 0 0,3 0 0</inkml:trace>
  <inkml:trace contextRef="#ctx0" brushRef="#br0" timeOffset="9585">1532 67 24575,'-9'0'0,"-1"0"0,0 0 0,2 0 0,0 2 0,-38 72 0,28-43 0,-26 51 0,41-59 0,2-6 0,1 5 0,0 6 0,0 26 0,0-24 0,0 14 0,0-36 0,0 3 0,0 2 0,0-2 0,0 2 0,0 5 0,-1-7 0,-1 3 0,-1-10 0,0-1 0,0-2 0,2 0 0</inkml:trace>
  <inkml:trace contextRef="#ctx0" brushRef="#br0" timeOffset="11057">1266 297 24575,'16'0'0,"-1"0"0,2-2 0,1 1 0,20-3 0,-20 2 0,16-1 0,-28 2 0,2 0 0,5-1 0,2 0 0,9-1 0,-11 1 0,4 0 0,-14 1 0,-1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17T23:57:59.21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1 106 24575,'26'0'0,"3"0"0,11 0 0,-13 0 0,-5 0 0,-11 0 0,1 0 0,2 0 0,0 0 0,-4 0 0,-2 0 0,0 0 0,1 0 0,0 0 0,0 0 0,3 0 0,-5 0 0,8-1 0,-5 0 0,-1-1 0,-3 2 0,-4 0 0</inkml:trace>
  <inkml:trace contextRef="#ctx0" brushRef="#br0" timeOffset="1416">270 0 24575,'5'10'0,"0"2"0,11 10 0,1 3 0,0-2 0,-5-6 0,-5-9 0,0 1 0,0 1 0,-1 12 0,-17 10 0,-5 11 0,-8-2 0,4-9 0,11-14 0,2-4 0,4-5 0,2 0 0,0-6 0,2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17T23:57:38.73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93 24575,'7'-7'0,"3"1"0,3 4 0,1 0 0,-1 2 0,0 0 0,0 0 0,2 0 0,66 1 0,-51 0 0,50 1 0,-69 0 0,-2-1 0,22 9 0,-20-7 0,20 8 0,-27-10 0,1 1 0,1-2 0,2 0 0,0 0 0,2 0 0,-1 0 0,-2 0 0,2 0 0,0 0 0,-1 0 0,3 1 0,1 0 0,0 0 0,0 0 0,-3 0 0,-3-1 0,4-3 0,0-1 0,1 0 0,0 0 0,-4 0 0,0-1 0,1-2 0,-1 1 0,2 1 0,1 2 0,3-1 0,0-1 0,-3 1 0,-4-1 0,-4 0 0,0-1 0,-2 0 0,0-2 0,-1 0 0,-2 0 0,-4 2 0,-3 3 0,-3 1 0,-2 2 0,4 0 0,0 0 0,2 1 0,0 1 0,-2 1 0,3 2 0,0 1 0,0-1 0,-4 1 0,-4 1 0,2-1 0,2 1 0,6 0 0,-1 4 0,2 1 0,0 3 0,2-2 0,2-2 0,-1 3 0,-1-2 0,0 3 0,0 3 0,1-3 0,1 0 0,1-4 0,0-1 0,0 1 0,-1 0 0,-1 4 0,1 0 0,1 1 0,0 0 0,-1-3 0,0 0 0,0-2 0,0 0 0,-2 3 0,0 1 0,-1 5 0,2 0 0,2-4 0,-1-1 0,1-2 0,0 1 0,0-2 0,0 0 0,0-2 0,0 1 0,0 1 0,0-2 0,0-1 0,0-1 0,0-1 0,0-1 0,0 0 0,0 0 0,-1 1 0,0 3 0,-1 1 0,-1 0 0,0-1 0,0-3 0,1 1 0,1 2 0,0 3 0,0 4 0,-3 1 0,-1-2 0,0 0 0,1-4 0,2 3 0,1 0 0,0-1 0,-1-2 0,1-3 0,-2 0 0,-1-1 0,-3 0 0,-3-2 0,-1-1 0,0-1 0,2 1 0,2-1 0,-7-1 0,-2-2 0,-4-1 0,1-1 0,8-1 0,4 1 0,6-1 0</inkml:trace>
  <inkml:trace contextRef="#ctx0" brushRef="#br0" timeOffset="2949">171 436 24575,'8'-2'0,"2"0"0,1 2 0,31-5 0,-19 2 0,23-3 0,-28 4 0,-3 1 0,-3 1 0,26 0 0,5 0 0,31 0 0,-25 0 0,-10 0 0,-26 0 0,-8-1 0,-3 1 0,-1-1 0</inkml:trace>
  <inkml:trace contextRef="#ctx0" brushRef="#br0" timeOffset="3698">624 285 24575,'0'34'0,"0"12"0,0 16 0,0 18 0,0-25 0,0-3 0,0 6 0,0 11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17T23:57:07.81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9 798 24575,'5'-11'0,"-1"0"0,-2 1 0,-1 1 0,-1-5 0,0 0 0,0-3 0,0 0 0,-2-31 0,2 26 0,-2-23 0,2 37 0,0 0 0,0 0 0,0 0 0,-4-24 0,2 13 0,-1-18 0,1 18 0,2 2 0,0 2 0,0 4 0,0 2 0,0 3 0,0-1 0,0 1 0,0 0 0,0 0 0,0 0 0,-1-1 0,0-1 0,0 1 0,0 0 0,1 0 0,0-2 0,0 1 0,-1-1 0,4 3 0,3 3 0,6 2 0,3 1 0,0 1 0,-3 0 0,-3 0 0,-3 1 0,-2-1 0,4 0 0,13 0 0,13-1 0,12 1 0,-4 1 0,-14 1 0,-12 0 0,-9-2 0,-1-1 0,-2 0 0,3 0 0,1 0 0,5 0 0,7 0 0,18 0 0,4 0 0,-3 0 0,-10 0 0,-19 0 0,1 0 0,0 0 0,5 0 0,16 0 0,7 0 0,-3 0 0,-3 0 0,-17 0 0,-5 0 0,0 0 0,22 3 0,12 1 0,23 4 0,-1 0 0,-25-3 0,-11-2 0,-23-3 0,0 0 0,-4 0 0,1 0 0,2 0 0,1 0 0,0 0 0,-1 0 0,1 0 0,2 0 0,6 0 0,4 0 0,-1 0 0,0 0 0,-8 0 0,-1 0 0,-2 0 0,3 0 0,1 0 0,3 0 0,-2 0 0,-2 0 0,-1 0 0,-4 0 0,0 0 0,3 0 0,2 0 0,2 0 0,15 0 0,24-2 0,22-1 0,0 0 0,-21 0 0,-31 2 0,-16 2 0,-4 2 0,-2 5 0,-4 4 0,0 0 0,1 0 0,1-2 0,1-3 0,0 2 0,-1-3 0,1 2 0,0 0 0,1 0 0,0-3 0,0 0 0,0-1 0,0 2 0,0 6 0,0 3 0,0 4 0,0-3 0,0-3 0,0-2 0,0-3 0,0 0 0,0 2 0,0 5 0,0-1 0,0 2 0,0-4 0,0-4 0,0 0 0,0-1 0,0 1 0,0 1 0,0 2 0,0 1 0,0-2 0,1-1 0,0-3 0,0 1 0,0 1 0,-1 1 0,0 1 0,0 2 0,0-1 0,0 0 0,0-2 0,0-1 0,0 0 0,0 0 0,0 1 0,1-1 0,0-3 0,0-1 0,0-4 0</inkml:trace>
  <inkml:trace contextRef="#ctx0" brushRef="#br0" timeOffset="2123">897 0 24575,'0'61'0,"0"-16"0,0-12 0,0-14 0,0-9 0,0 1 0,0-4 0,0 0 0,0-1 0,0-3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17T23:56:42.18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70 98 24575,'25'-7'0,"-2"2"0,40 1 0,-37 3 0,25 0 0,-41-1 0,0 0 0,-1 0 0,2 1 0,0 1 0,49 0 0,-37 0 0,35 0 0,-49 0 0,1 0 0,8 0 0,14 1 0,37 2 0,-28-1 0,18 1 0,-44-2 0,1-1 0,3 0 0,21 2 0,23 1 0,12 1 0,-2 2 0,-28-3 0,-22-1 0,-9-1 0,-5 0 0,7 0 0,1 0 0,2 0 0,2 0 0,-1 0 0,-1 0 0,-3 0 0,-5-1 0,-2 1 0,7 0 0,22 3 0,21 0 0,24-1 0,-10 0 0,-20-3 0,-22 0 0,-21 0 0,0 1 0,-4 0 0,7 0 0,3 0 0,6-1 0,1 0 0,-1 0 0,6 0 0,2 0 0,13 0 0,12 0 0,-6 0 0,-9 0 0,-16 0 0,-14 0 0,1 0 0,-2 0 0,-1 0 0,-2 0 0,1 0 0,0 0 0,0 0 0,2 0 0,2 0 0,3 0 0,1 0 0,-3 0 0,-3 0 0,-2 0 0,1 0 0,0 0 0,0 0 0,0 0 0,3 0 0,1 0 0,2 0 0,-3 0 0,-3 0 0,-1-1 0,1-1 0,1-1 0,-1 1 0,-1 0 0,0 2 0,0 0 0,2-1 0,-1 1 0,-2 0 0,2 0 0,3 0 0,2 0 0,1 0 0,-2 0 0,-4 0 0,-2 0 0,-1 0 0,0 0 0,-2 0 0,0-1 0</inkml:trace>
  <inkml:trace contextRef="#ctx0" brushRef="#br0" timeOffset="2600">1 460 24575,'14'0'0,"2"0"0,-6 0 0,2 0 0,1 0 0,-5 0 0,0 0 0,-5-1 0,0 0 0</inkml:trace>
  <inkml:trace contextRef="#ctx0" brushRef="#br0" timeOffset="4166">183 376 24575,'0'-6'0,"2"-1"0,2 0 0,0 0 0,3 2 0,23-3 0,-18 4 0,18-2 0,-26 6 0,0 0 0,0 2 0,-2 1 0,5 9 0,-3-6 0,6 3 0,0-8 0,6-1 0,1 0 0,2 0 0,5-7 0,-12 2 0,5-6 0,-12 2 0,-1 1 0,2 0 0,-2 1 0,-2 5 0,0-1 0</inkml:trace>
  <inkml:trace contextRef="#ctx0" brushRef="#br0" timeOffset="5281">305 384 24575,'-3'8'0,"2"-1"0,0 3 0,1 0 0,-1 0 0,0-1 0,0-3 0,0 2 0,1 5 0,6-5 0,9 1 0,5-8 0,3-1 0,-6 0 0,-9-1 0,-4 1 0,-3-1 0</inkml:trace>
  <inkml:trace contextRef="#ctx0" brushRef="#br0" timeOffset="6680">555 382 24575,'-11'16'0,"0"2"0,-2 3 0,-4 4 0,3-2 0,-2-1 0,1 2 0,2 6 0,3-12 0,-18 8 0,19-22 0,-14 1 0,19-6 0,2 0 0</inkml:trace>
  <inkml:trace contextRef="#ctx0" brushRef="#br0" timeOffset="8933">612 552 24575,'4'-7'0,"1"-1"0,1 0 0,2-3 0,1 2 0,-2 2 0,-1 2 0,1 3 0,-2 1 0,1 2 0,-3 3 0,0 2 0,-2 1 0,1 1 0,0 1 0,3 20 0,-2-15 0,1 13 0,-6-20 0,-2 2 0,-3 2 0,-4 2 0,1-2 0,0-3 0,1-1 0,2-1 0,0 1 0,-2 1 0,2-1 0,0-2 0,4-2 0,8-2 0,3 0 0,11-1 0,8 0 0,-4 0 0,-3 0 0,-10 0 0,-5 0 0,1 0 0,-1 0 0,-1 0 0,0 1 0,0 0 0,-2 0 0,0-1 0</inkml:trace>
  <inkml:trace contextRef="#ctx0" brushRef="#br0" timeOffset="10444">483 1 24575,'0'57'0,"0"-6"0,0-23 0,0-6 0,0-9 0,0-4 0,2 1 0,0-9 0,-1 2 0,0-6 0</inkml:trace>
  <inkml:trace contextRef="#ctx0" brushRef="#br0" timeOffset="12098">2057 35 24575,'0'19'0,"0"0"0,0 5 0,0-2 0,0-1 0,-1-4 0,0-6 0,0-3 0,0 12 0,1-11 0,-1 12 0,0-14 0,0 5 0,0-4 0,1 1 0,0-6 0,1-2 0</inkml:trace>
  <inkml:trace contextRef="#ctx0" brushRef="#br0" timeOffset="14215">1626 442 24575,'1'-6'0,"1"-2"0,7 1 0,2 1 0,-1 3 0,0 3 0,27 15 0,-21-9 0,23 13 0,-30-14 0,27-17 0,-16 3 0,15-11 0,-27 10 0,-5 4 0,-2 1 0,1 0 0,0 0 0,1-1 0,-1 3 0,-1 1 0,0 0 0</inkml:trace>
  <inkml:trace contextRef="#ctx0" brushRef="#br0" timeOffset="15334">1775 469 24575,'-5'5'0,"0"2"0,1 2 0,-3 35 0,3-26 0,0 22 0,7-37 0,11-8 0,-8 4 0,5-5 0</inkml:trace>
  <inkml:trace contextRef="#ctx0" brushRef="#br0" timeOffset="16787">2028 405 24575,'-4'11'0,"0"0"0,-1 2 0,0 0 0,-2 7 0,-3 4 0,-3 9 0,1 1 0,4-7 0,1-3 0,-4 12 0,3-2 0,-2-2 0,6-13 0,4-21 0,0-3 0,0 3 0,0-1 0</inkml:trace>
  <inkml:trace contextRef="#ctx0" brushRef="#br0" timeOffset="18699">2136 588 24575,'6'-6'0,"2"-2"0,-1-1 0,2 0 0,-1 2 0,-2 2 0,0 4 0,-1 0 0,5 9 0,-5-2 0,3 5 0,-8-4 0,0 0 0,0 1 0,0 0 0,0 21 0,0-16 0,-1 15 0,-1-21 0,0 0 0,-2 0 0,0-1 0,-1 0 0,0-1 0,1 1 0,-1 0 0,-2 1 0,-2 0 0,2-1 0,0 0 0,2-1 0,2-1 0,2-2 0,5 0 0,5-2 0,1 0 0,1 0 0,-1 0 0,-2 0 0,6 0 0,9-3 0,12 1 0,3-1 0,-7 1 0,-11 1 0,-14 1 0,-2-1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17T23:56:37.75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 1 24575,'-2'8'0,"-1"1"0,2 5 0,0 13 0,0 9 0,1 35 0,0 8 0,1-7 0,1-13 0,-1-28 0,3 39 0,-3-32 0,2 27 0,-3-48 0,0-3 0,0 1 0,0 1 0,0 3 0,0 25 0,0-22 0,0 18 0,0-25 0,0 0 0,0 2 0,0-2 0,0 1 0,0 1 0,0 1 0,0 1 0,0-3 0,0-4 0,0-2 0,0-3 0,0 0 0,0 4 0,0 4 0,0 1 0,0 2 0,0-3 0,0-3 0,0 0 0,0-2 0,0-1 0,0 0 0,-1 0 0,0 5 0,-2 5 0,2-8 0,0 1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17T23:56:10.96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1150 214 24575,'2'7'0,"0"5"0,-2 10 0,0 15 0,0 10 0,0-10 0,0-4 0,0-16 0,0-3 0,-1 2 0,-1-2 0,0-2 0,1 1 0,1 0 0,0-1 0,0 1 0,0-4 0,0-2 0,0 1 0,1-2 0,-1-2 0,2-2 0</inkml:trace>
  <inkml:trace contextRef="#ctx0" brushRef="#br0" timeOffset="1857">1408 197 24575,'0'11'0,"0"9"0,0 21 0,-3 10 0,0 2 0,0 4 0,-6 36 0,6-75 0,1-3 0,0-3 0,2-3 0,0-3 0,0 5 0,0-6 0,0 1 0</inkml:trace>
  <inkml:trace contextRef="#ctx0" brushRef="#br0" timeOffset="3843">983 210 24575,'15'-2'0,"0"-1"0,-1 2 0,54-2 0,-37 1 0,40 0 0,-57 2 0,-4 0 0,-4-2 0,2 0 0,1 0 0,78 0 0,-60 2 0,58 0 0,-78 0 0,-2 0 0,11 0 0,-8 0 0,9 0 0,-7 0 0,4 0 0,8 0 0,-10 0 0,3 0 0</inkml:trace>
  <inkml:trace contextRef="#ctx0" brushRef="#br0" timeOffset="7770">1849 98 24575,'-20'28'0,"6"-7"0,-3 7 0,9-10 0,1-1 0,0 3 0,2 2 0,-5 52 0,7-40 0,-6 37 0,7-54 0,0-5 0,1-1 0,0 1 0,15 39 0,-9-30 0,11 29 0,-11-41 0,-1-2 0,1 1 0,2-2 0,-1-1 0,17 19 0,-14-15 0,13 16 0,-19-19 0,-1 1 0,1-1 0,-1-2 0,2-2 0,-2-1 0,0-3 0</inkml:trace>
  <inkml:trace contextRef="#ctx0" brushRef="#br0" timeOffset="10553">2025 21 24575,'11'5'0,"3"11"0,1 13 0,2 11 0,-2-1 0,-3-11 0,3 8 0,-8-25 0,5 15 0,-9-23 0,-1 1 0,0 0 0,0 0 0,8 10 0,-4-6 0,7 9 0,-7-7 0,1 1 0,0-1 0,0-7 0,-3-1 0,-2-6 0</inkml:trace>
  <inkml:trace contextRef="#ctx0" brushRef="#br0" timeOffset="12106">2219 1 24575,'-26'29'0,"6"-5"0,-1 3 0,9-8 0,8-5 0,-1 0 0,2-2 0,-1 2 0,1-3 0,1 1 0,0 1 0,0 2 0,1 1 0,-1 1 0,0-2 0,-1 0 0,-2-2 0,0 1 0,0-5 0,-3 3 0,2-2 0,-1-2 0,3-3 0,1-1 0</inkml:trace>
  <inkml:trace contextRef="#ctx0" brushRef="#br0" timeOffset="16133">1943 520 24575,'22'2'0,"9"0"0,3-2 0,15 0 0,26 0 0,17 0 0,-3 0 0,-26 0 0,-37 0 0,-16 0 0,-4 0 0,3 0 0,-7 0 0</inkml:trace>
  <inkml:trace contextRef="#ctx0" brushRef="#br0" timeOffset="17749">2060 738 24575,'6'-10'0,"0"1"0,4-1 0,6 2 0,-7 4 0,4 3 0,-9 5 0,0 2 0,2 3 0,20 6 0,-14-6 0,14 2 0,-18-11 0,3 0 0,1 0 0,19-3 0,-14 1 0,10-3 0,-21 3 0,-3 0 0</inkml:trace>
  <inkml:trace contextRef="#ctx0" brushRef="#br0" timeOffset="19056">2216 763 24575,'-2'7'0,"0"1"0,1 1 0,-1-1 0,-4 5 0,3-3 0,-2 7 0,3-3 0,1-2 0,-1-1 0,-1-2 0,2 9 0,0-7 0,1 7 0,1-13 0,1 1 0,2-2 0,0 0 0,11 3 0,-6-4 0,7 2 0,-10-4 0,1-2 0,-4 1 0,1-2 0</inkml:trace>
  <inkml:trace contextRef="#ctx0" brushRef="#br0" timeOffset="21407">2590 119 24575,'5'5'0,"0"2"0,0 4 0,0 0 0,-1 4 0,2 1 0,-1 2 0,1-2 0,-1-2 0,-2 0 0,-1 25 0,-1-18 0,0 17 0,-1-27 0,0-2 0,0-1 0,0-1 0,-3 14 0,2-9 0,-3 11 0,4-13 0,0-2 0,0 0 0,-1 0 0,0 1 0,0-1 0,-1 0 0,1-2 0,-1 0 0,1-1 0,-1 4 0,-1 2 0,-3 3 0,-2 0 0,1-4 0,0-2 0,2-2 0,1 0 0,1-1 0,-1 0 0,-1 0 0,2-1 0,1-3 0,1 0 0,1-2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17T23:55:51.64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24575,'0'13'0,"0"4"0,0 0 0,0 3 0,0-2 0,0 1 0,0 1 0,0-5 0,0-2 0,0-6 0,0-1 0,1-1 0,-1-3 0,1-1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17T23:55:48.20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21 597 24575,'0'-6'0,"0"0"0,0-2 0,0-2 0,0-2 0,0-2 0,0-25 0,0 16 0,0-20 0,0 27 0,0 2 0,0 0 0,0-3 0,0-32 0,0 24 0,0-19 0,0 37 0,0 1 0,0-1 0,-1-15 0,0 9 0,-2-10 0,1 17 0,0 0 0,0-22 0,1 15 0,0-16 0,1 20 0,0 3 0,-1 0 0,0-1 0,0 1 0,0 0 0,1 2 0,0-2 0,0-1 0,0-1 0,0 2 0,-1-1 0,0 2 0,0 0 0,1 0 0,5 3 0,0 1 0,1 1 0,1 0 0,1 0 0,2 0 0,0 0 0,0 0 0,1 0 0,-1 0 0,3 0 0,1 0 0,5 0 0,1 0 0,1 0 0,2 0 0,-6 0 0,1 0 0,-1 0 0,7 0 0,2 0 0,0 0 0,-5 0 0,-4 0 0,3 0 0,7 0 0,20 2 0,-4 0 0,-4 1 0,-15-1 0,-16-2 0,5 0 0,-4 0 0,1 0 0,0 0 0,0 0 0,7 0 0,1 0 0,5 0 0,0 0 0,16 0 0,6 0 0,1 0 0,-5 0 0,-23 0 0,-3 0 0,-7 0 0,1 0 0,8 0 0,6 0 0,2 0 0,-2 0 0,-9 0 0,-4 0 0,0 0 0,1 0 0,10 0 0,6 0 0,-1 0 0,-4 0 0,-9 0 0,-6 0 0,4 0 0,1 0 0,2 0 0,0 0 0,-2 0 0,0 0 0,0 0 0,-1 0 0,0 0 0,0 0 0,6 0 0,4 0 0,1 0 0,-2 0 0,-6 0 0,0 0 0,-3 0 0,2 0 0,6 0 0,6 0 0,23 0 0,16 0 0,-5 0 0,-11 0 0,-27 0 0,-12 0 0,0 0 0,0 0 0,0 0 0,-2 0 0,0 0 0,1 0 0,3 0 0,1 0 0,2 0 0,1 0 0,-1 0 0,0 0 0,0 0 0,-1 0 0,-2 0 0,-2 0 0,-1 0 0,0 0 0,3 0 0,12 0 0,5 0 0,-2 1 0,-7 2 0,-14 1 0,-5 2 0,0-1 0,0 1 0,0 0 0,0 1 0,1 2 0,0 2 0,1 2 0,-1 1 0,-1-4 0,0-1 0,2-1 0,0 1 0,0 2 0,0-1 0,1 1 0,-1-2 0,-1 0 0,0 2 0,0-2 0,0 3 0,1-1 0,-1-1 0,0-1 0,0-1 0,-1-1 0,0 1 0,0-1 0,0 2 0,0 2 0,0-1 0,0 1 0,0-3 0,0 1 0,0 2 0,0 1 0,0-2 0,0 0 0,0-2 0,0-2 0,0-1 0,0 0 0,0 0 0,0 0 0,0 3 0,0 3 0,0 1 0,0 1 0,0-3 0,0-2 0,0 1 0,0 1 0,0 1 0,0 1 0,0-3 0,0 1 0,0 1 0,0 4 0,-1 3 0,-1 0 0,0-4 0,-1-6 0,1 1 0,0-3 0,0 2 0,-2 1 0,1-1 0,0 1 0,0-2 0,1-3 0,-1-2 0,2-1 0,-1-2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17T23:55:36.17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156 1 24575,'-2'10'0,"1"6"0,4 14 0,2 1 0,0-3 0,-2 6 0,-2-22 0,0 8 0,-1-18 0,0 0 0</inkml:trace>
  <inkml:trace contextRef="#ctx0" brushRef="#br0" timeOffset="1033">13 298 24575,'-2'10'0,"0"2"0,2 5 0,-1 2 0,-1 0 0,-1-2 0,1 14 0,1-20 0,1 10 0</inkml:trace>
  <inkml:trace contextRef="#ctx0" brushRef="#br0" timeOffset="2050">257 315 24575,'0'18'0,"-5"10"0,-2 4 0,-22 22 0,13-24 0,-12 7 0,19-29 0,0 1 0,-2-1 0,5-4 0,1 1 0</inkml:trace>
  <inkml:trace contextRef="#ctx0" brushRef="#br0" timeOffset="3868">324 452 24575,'31'-17'0,"-6"4"0,-16 10 0,-1 1 0,2 1 0,2 1 0,4 16 0,-11-5 0,0 10 0,-8-10 0,-1 0 0,1-1 0,-1 1 0,-15 17 0,10-16 0,-13 15 0,13-19 0,3-1 0,-2 8 0,5-7 0,0 4 0,5-9 0,2-2 0,3-1 0,2 0 0,1 0 0,0 0 0,1 0 0,0 0 0,-1 0 0,5 0 0,2 0 0,-1 0 0,-2 0 0,-7 0 0,-1 2 0,-1 1 0,1-1 0,-1-2 0,-3 0 0,0-1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17T23:55:28.32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227 1 24575,'0'33'0,"0"0"0,-1 2 0,-1-8 0,0-10 0,0-5 0,0-2 0,1-3 0,1 4 0,-1-1 0,-1 0 0,1-3 0,0-3 0</inkml:trace>
  <inkml:trace contextRef="#ctx0" brushRef="#br0" timeOffset="1115">1 366 24575,'6'0'0,"1"0"0,1 0 0,-1 0 0,15 0 0,-15 0 0,10 0 0</inkml:trace>
  <inkml:trace contextRef="#ctx0" brushRef="#br0" timeOffset="2777">244 327 24575,'-2'15'0,"0"-3"0,2 2 0,0-1 0,0 2 0,0 2 0,0-2 0,0-4 0,0-5 0,0-3 0</inkml:trace>
  <inkml:trace contextRef="#ctx0" brushRef="#br0" timeOffset="3512">427 310 24575,'-9'20'0,"-4"5"0,-1 2 0,1-4 0,3-3 0,5-5 0,-1-1 0,0 1 0,-1-2 0,4-6 0,0-2 0</inkml:trace>
  <inkml:trace contextRef="#ctx0" brushRef="#br0" timeOffset="5649">545 455 24575,'16'-6'0,"2"2"0,2-1 0,2 3 0,-8 2 0,-3 2 0,-10 5 0,0 0 0,0 2 0,-1 0 0,-13 18 0,7-15 0,-8 12 0,12-19 0,2-1 0,0 3 0,0-1 0,5 1 0,2-4 0,2-3 0,-1 0 0,-2 1 0,0 0 0,-1 1 0,0-2 0,0 0 0,-1 0 0,2 0 0,-1 0 0,3 0 0,0 0 0,-1 0 0,0 0 0,-1 1 0,-3 0 0,0-1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17T23:55:25.02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5 24575,'43'-2'0,"-26"1"0,27 0 0,-37 1 0,-2 0 0,2 0 0,51 0 0,-35 0 0,35 0 0,-48 0 0,0 0 0,43 0 0,-29 0 0,40 0 0,-22 1 0,0 1 0,24 3 0,-7 3 0,-4-1 0,-6-1 0,-27-4 0,-6-2 0,-12 0 0,4 0 0,2 0 0,6 0 0,-1 0 0,-2 0 0,2 0 0,16 0 0,14 0 0,6 0 0,-7 0 0,-19 0 0,-9 0 0,-7 0 0,-1 0 0,-1 0 0,2 0 0,3 0 0,3 0 0,1 0 0,-1 0 0,-1 0 0,2 0 0,0 0 0,6 0 0,-2 0 0,3 0 0,0 0 0,6 0 0,14 0 0,4 0 0,8 0 0,8 3 0,7 3 0,28 0 0,-3 1 0,-12-3 0,-17-3 0,-26 0 0,-6-1 0,-11 0 0,-5 0 0,-2 0 0,0 0 0,2 0 0,-2 0 0,2 0 0,13 0 0,14 0 0,9 0 0,9 0 0,4 0 0,-8 1 0,-13 0 0,-17 0 0,-18 0 0,-3-1 0,0 0 0,2-1 0,1-1 0,2-2 0,-4 2 0,-4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17T23:55:21.39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 0 24575,'0'19'0,"0"5"0,0 24 0,0 4 0,0-5 0,0-13 0,0-20 0,0-4 0,0 2 0,0 1 0,0 1 0,0 1 0,0-2 0,0 1 0,0-2 0,0 3 0,0 29 0,0-11 0,0 14 0,0-21 0,0-15 0,0 2 0,0 3 0,0 1 0,0 5 0,0-4 0,0 1 0,0-1 0,0-4 0,0-1 0,0-1 0,0 3 0,0-1 0,0 2 0,0-2 0,0-3 0,0 2 0,0-4 0,0 1 0,0 0 0,0-2 0,1 0 0,0-2 0,0 3 0,0 3 0,-1 4 0,0 2 0,0-2 0,0 0 0,0-2 0,0 3 0,0-2 0,0 0 0,0 2 0,0-3 0,0 2 0,0-3 0,0-1 0,0-1 0,0 1 0,0-1 0,0 0 0,-1-1 0,0 0 0,0-1 0,0 1 0,1 0 0,0-1 0,0 1 0,0-1 0,0 0 0,0 0 0,0-2 0,0 2 0,0-3 0,0 3 0,0-1 0,0-1 0,-1 0 0,-1-2 0,1 0 0,0 1 0,1-1 0,-1 2 0,0-1 0,0 0 0,0-3 0,1-1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17T23:58:42.97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755 130 24575,'-12'-6'0,"2"1"0,-2 2 0,2 2 0,-1 1 0,-2 0 0,0 0 0,2 0 0,1 1 0,2 1 0,-1 2 0,2 0 0,-9 21 0,10-11 0,-7 14 0,11-15 0,0-3 0,1 0 0,1 0 0,0-1 0,0 0 0,1-2 0,2-1 0,2-2 0,7 0 0,2 0 0,3-1 0,0-2 0,-6-1 0,0 1 0,0-3 0,1-1 0,-1-4 0,-1-2 0,-4 0 0,1-4 0,-1-3 0,-2-3 0,-2-2 0,-2-1 0,0-3 0,1 0 0,0 3 0,0 5 0,0 6 0,-1 0 0,0 3 0,0 2 0,0 1 0,0 0 0,0-1 0,0-2 0,0 0 0,0 3 0,0 5 0,0 9 0,0 9 0,0 3 0,0 2 0,0-3 0,0-3 0,0-3 0,0-2 0,0 2 0,0 2 0,0 5 0,0 1 0,0 1 0,0-2 0,0-4 0,0-2 0,-1-4 0,-2 0 0,-2-2 0,1-4 0,1-4 0,2-5 0,1 1 0,0 0 0</inkml:trace>
  <inkml:trace contextRef="#ctx0" brushRef="#br0" timeOffset="2318">0 435 24575,'36'-1'0,"8"-2"0,10 0 0,3 0 0,-29 1 0,1 2 0,-16 0 0,-1 0 0,-2 0 0,36 3 0,-3 2 0,22-1 0,-30-1 0,0 2 0,-23-4 0,12 4 0,-15-5 0,0 1 0,-1 0 0,0 0 0,-1 0 0,-1 0 0,0 0 0,1 1 0,1 0 0,1-1 0,1 1 0,2-2 0,1 1 0,0-1 0,-1 2 0,-3-1 0,0 0 0,1-1 0,-1 0 0,-1 0 0,2 0 0,0 0 0,1 2 0,-2 0 0,-3 0 0,0 0 0,-2-2 0,3 0 0,-4 0 0,1 0 0</inkml:trace>
  <inkml:trace contextRef="#ctx0" brushRef="#br0" timeOffset="4469">533 641 24575,'-20'0'0,"-20"0"0,20 0 0,-13 0 0,26 0 0,-2 1 0,0 1 0,-9 7 0,7-3 0,-3 5 0,9-6 0,4 0 0,2 17 0,3-12 0,4 12 0,0-16 0,1 0 0,-1 1 0,-2-1 0,9 12 0,-8-10 0,6 9 0,-9-13 0,0 1 0,-1-1 0,0 0 0,-2 5 0,0-4 0,-4 4 0,-3-7 0,-1-1 0,-1 0 0,1-1 0,-2 0 0,0 0 0,-3 0 0,-2 0 0,-6 0 0,-2 0 0,4 0 0,2 0 0,4 0 0,2-1 0,3-1 0,1-1 0,5 1 0,1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17T23:58:31.06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64 24575,'4'-1'0,"1"-2"0,-1 1 0,1 1 0,0-2 0,0 0 0,2 0 0,0-2 0,-1 2 0,0-1 0,0-1 0,-1 0 0,1 0 0,-2 1 0,1 0 0,0 0 0,1 0 0,-2 1 0,-1 2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17T23:58:17.16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 80 24575,'10'-19'0,"0"2"0,3-1 0,13 3 0,-18 10 0,12 0 0,-15 5 0,0 0 0,1 0 0,1 0 0,20 9 0,-7-1 0,10 6 0,-16-7 0,-10-1 0,-3-2 0,0 3 0,-1 5 0,0 3 0,-2 4 0,-1-1 0,-1-3 0,0-1 0,0-3 0,1-1 0,1-1 0,0-1 0,0 0 0,-2 3 0,-1 0 0,-1 0 0,1 0 0,-1-2 0,-3 2 0,-1-1 0,1-1 0,2-1 0,6-4 0,3-1 0,4-2 0,4-1 0,2 0 0,-1 0 0,0 0 0,0 0 0,6 0 0,4 0 0,-2 0 0,-2 0 0,-6 0 0,1-1 0,2-1 0,-3 0 0,-1 0 0,-4 2 0,0 2 0,-1-1 0,-2 0 0</inkml:trace>
  <inkml:trace contextRef="#ctx0" brushRef="#br0" timeOffset="942">472 166 24575,'0'23'0,"0"-5"0,0 10 0,0-13 0,0-6 0,0 2 0,1-5 0,-1 3 0,1-8 0</inkml:trace>
  <inkml:trace contextRef="#ctx0" brushRef="#br0" timeOffset="1760">624 102 24575,'-4'45'0,"2"-7"0,2-22 0,0-1 0,0-1 0,0-2 0,0-1 0,0-2 0,0-3 0,0 1 0,0-5 0,0 0 0</inkml:trace>
  <inkml:trace contextRef="#ctx0" brushRef="#br0" timeOffset="3115">366 93 24575,'7'0'0,"-1"0"0,3 0 0,5 0 0,4 0 0,3 1 0,-2 0 0,3 0 0,20 0 0,4-1 0,13 0 0,-24 0 0,-9 0 0,-18 0 0,8 0 0,1 0 0,5 0 0,-8 0 0,-6 0 0</inkml:trace>
  <inkml:trace contextRef="#ctx0" brushRef="#br0" timeOffset="5905">1 478 24575,'10'0'0,"56"1"0,-44 0 0,42 0 0,-56 0 0,5-1 0,4 0 0,58 0 0,-41 0 0,34 0 0,-57 0 0,-4 0 0,3 0 0,0 0 0,6 0 0,0 0 0,8 0 0,-1 0 0,5 1 0,-1 1 0,-7 0 0,-2-1 0,-10-1 0,2 0 0,1 0 0,8 0 0,8 0 0,1-1 0,-4-1 0,-10-1 0,-9 2 0,6 0 0,1 1 0,4 0 0,-6 0 0,-4 0 0</inkml:trace>
  <inkml:trace contextRef="#ctx0" brushRef="#br0" timeOffset="7966">243 767 24575,'3'-8'0,"0"1"0,15-13 0,-8 12 0,10-11 0,0 18 0,16 1 0,7 2 0,-9 3 0,-13 2 0,-19 0 0,37 0 0,-26-4 0,30-1 0,-35-2 0,1 0 0,-1-1 0,-1 0 0,-1-3 0,1-2 0,-1-2 0,-1-1 0,-1 0 0,0-2 0,0 2 0,1 0 0,-4 3 0,1 3 0,-3 0 0</inkml:trace>
  <inkml:trace contextRef="#ctx0" brushRef="#br0" timeOffset="9398">473 795 24575,'-11'15'0,"6"-4"0,-6 6 0,10-7 0,0-1 0,1 0 0,0 5 0,-5 15 0,3-10 0,-3 9 0,4-20 0,1 0 0,15 4 0,-9-6 0,12 3 0,-13-8 0,1 0 0,0-1 0,-3 0 0,-1-1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17T23:56:02.6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1461 382 24575,'-3'0'0,"-2"3"0,0 5 0,2 5 0,0 4 0,2 2 0,0 2 0,0 1 0,1 0 0,1 0 0,-1 0 0,0 0 0,0-4-8191</inkml:trace>
  <inkml:trace contextRef="#ctx0" brushRef="#br0" timeOffset="462.17">1185 700 24575,'4'0'0,"1"3"0,3 2 0,4 0 0,4-1 0,2-2 0,2 4 0,1-1 0,1 0 0,0-1 0,0-2 0,0 0 0,-4-2-8191</inkml:trace>
  <inkml:trace contextRef="#ctx0" brushRef="#br0" timeOffset="908.17">1630 701 24575,'-3'0'0,"-6"0"0,0 3 0,0 6 0,3 4 0,2 4 0,1 2 0,2 2 0,0 0 0,2 1 0,-5-3 0,0-2 0,0-3-8191</inkml:trace>
  <inkml:trace contextRef="#ctx0" brushRef="#br0" timeOffset="-7731.74">0 486 24575,'7'1'0,"0"0"0,0 0 0,-1 0 0,13 5 0,20 3 0,48-3 0,89-7 0,-57-2 0,-37 5 0,90-4 0,-115-8 0,-42 6 0,1 1 0,23-1 0,120 6 0,63-4 0,-151-8 0,-45 5 0,46-1 0,28 8 0,75-4 0,-118-9 0,-42 8 0,0 0 0,25-2 0,506 3 0,-266 5 0,-244-5 0,43-7 0,-44 4 0,48-1 0,1589 6 0,-1656 1 0,0 1 0,28 6 0,-27-4 0,1-1 0,19 1 0,50-5 0,37 2 0,-66 10 0,-43-8 0,0 0 0,25 2 0,1-5-1365,-23 0-5461</inkml:trace>
  <inkml:trace contextRef="#ctx0" brushRef="#br0" timeOffset="-7116.34">5101 297 24575,'6'0'0,"-1"1"0,1 1 0,-1-1 0,0 1 0,1 0 0,-1 0 0,0 1 0,0 0 0,0 0 0,-1 0 0,1 0 0,7 7 0,-1 1 0,0-1 0,0 1 0,13 20 0,-22-29 0,0 1 0,-1-1 0,1 1 0,-1-1 0,0 1 0,1 0 0,-1 0 0,-1-1 0,1 1 0,0 0 0,-1 0 0,1 0 0,-1 0 0,0 0 0,0 0 0,0 0 0,0 0 0,-1-1 0,1 1 0,-1 0 0,0 0 0,1 0 0,-1 0 0,-1-1 0,-1 5 0,0-3 0,0 0 0,0 0 0,0 0 0,-1 0 0,0-1 0,0 1 0,0-1 0,0 0 0,0 0 0,-1 0 0,1-1 0,-1 0 0,-8 3 0,-65 32-1365,63-30-5461</inkml:trace>
  <inkml:trace contextRef="#ctx0" brushRef="#br0" timeOffset="-6537.67">5673 275 24575,'1'31'0,"-1"-2"0,0 0 0,-2 0 0,-10 54 0,7-56 0,2 1 0,0 0 0,2 0 0,4 44 0,-1-32 0,-4 45 0,-1-68-1365,-2-3-5461</inkml:trace>
  <inkml:trace contextRef="#ctx0" brushRef="#br0" timeOffset="-6029.83">5503 594 24575,'4'0'0,"4"0"0,6 0 0,2 0 0,4 0 0,-3 3 0,0 2 0,0-1 0,2 0 0,0-1 0,1-2 0,1 0 0,0-1 0,0 0 0,0 0 0,1 0 0,-5 0-8191</inkml:trace>
  <inkml:trace contextRef="#ctx0" brushRef="#br0" timeOffset="-4595.24">910 468 24575,'2'-14'0,"0"1"0,1 0 0,1-1 0,0 2 0,1-1 0,0 0 0,1 1 0,0 0 0,9-13 0,7-6 0,-16 25 0,-2-1 0,1 1 0,-1-1 0,6-12 0,-6 12 0,0 0 0,0 0 0,1 0 0,0 1 0,0 0 0,0 0 0,1 0 0,0 1 0,8-7 0,-5 5 0,-1-1 0,1 0 0,8-11 0,-11 12 0,0 1 0,1 0 0,0 1 0,0-1 0,0 2 0,1-1 0,13-5 0,-2-1 0,2 1 0,0 0 0,0 2 0,1 0 0,0 1 0,29-4 0,-37 9 0,31-7 0,0 2 0,1 3 0,0 1 0,50 4 0,-93-1 0,1 1 0,-1 0 0,1-1 0,-1 2 0,0-1 0,0 0 0,1 1 0,-1-1 0,0 1 0,0 0 0,-1 0 0,1 0 0,0 0 0,-1 0 0,1 1 0,-1-1 0,0 1 0,1 0 0,-1 0 0,2 4 0,2 6 0,1 0 0,-2 1 0,7 23 0,7 17 0,-1-12 0,-2 1 0,15 66 0,-25-86 0,0 12-1365,-4-19-5461</inkml:trace>
  <inkml:trace contextRef="#ctx0" brushRef="#br0" timeOffset="-3010.98">3704 384 24575,'17'-45'0,"-10"28"0,0 0 0,2 0 0,-1 0 0,12-15 0,-19 32 0,30-58 0,-24 43 0,0 0 0,2 0 0,0 1 0,13-16 0,-18 25 0,0 1 0,0 0 0,0 0 0,1 1 0,-1-1 0,1 1 0,0 0 0,0 0 0,0 1 0,0-1 0,9-2 0,-2 3 0,-1 0 0,1 1 0,-1 0 0,21 0 0,41 1 0,67 3 0,-134-2 0,0 0 0,0 1 0,0 0 0,0 0 0,-1 0 0,1 0 0,-1 1 0,1 0 0,-1 0 0,0 1 0,0-1 0,-1 1 0,1 0 0,-1 0 0,6 7 0,5 8 0,0 1 0,17 32 0,-15-23 0,-12-20-64,-2 1-1,1 0 0,-1 0 1,0 0-1,-1 0 0,0 0 1,-1 1-1,0-1 1,0 0-1,-1 1 0,-2 12 1,2-11-526,-1 6-6236</inkml:trace>
  <inkml:trace contextRef="#ctx0" brushRef="#br0" timeOffset="-2345.08">4128 340 24575,'0'3'0,"0"5"0,0 5 0,0 4 0,0 2 0,0 2 0,0 1 0,0 0 0,0 0 0,0 0 0,4-4 0,1-2 0,0-3-8191</inkml:trace>
  <inkml:trace contextRef="#ctx0" brushRef="#br0" timeOffset="-1382.94">4424 573 24575,'-4'-1'0,"-1"2"0,0-1 0,0 0 0,0 1 0,1 0 0,-1 0 0,0 1 0,1-1 0,-1 1 0,1 0 0,0 0 0,-1 0 0,1 1 0,0-1 0,0 1 0,1 0 0,-1 0 0,0 1 0,1-1 0,0 1 0,0 0 0,0 0 0,0 0 0,1 0 0,0 0 0,-1 0 0,0 5 0,-2 5 0,1 1 0,0-1 0,1 1 0,1 0 0,0 0 0,1 0 0,2 22 0,0-12 0,0-15 0,0 0 0,-1 0 0,-1 0 0,1 1 0,-4 15 0,4-26 0,0 0 0,0 0 0,0 1 0,0-1 0,0 0 0,-1 0 0,1 0 0,0 1 0,0-1 0,0 0 0,0 0 0,0 0 0,0 0 0,0 1 0,0-1 0,-1 0 0,1 0 0,0 0 0,0 0 0,0 1 0,0-1 0,0 0 0,-1 0 0,1 0 0,0 0 0,0 0 0,0 0 0,-1 0 0,1 0 0,0 0 0,0 0 0,0 1 0,-1-1 0,1 0 0,0 0 0,0 0 0,0 0 0,-1 0 0,1 0 0,0 0 0,0-1 0,0 1 0,-1 0 0,1 0 0,0 0 0,0 0 0,0 0 0,-1 0 0,1 0 0,-11-13 0,-11-25 0,19 34 0,-4-8 0,5 8 0,-1 0 0,1 0 0,0 0 0,0 0 0,1-1 0,-1 1 0,0-5 0,2 8 0,0 0 0,0 0 0,0 0 0,0 0 0,0 0 0,1 0 0,-1 0 0,0 0 0,1 0 0,-1 0 0,0 0 0,1 0 0,0 0 0,-1 1 0,1-1 0,-1 0 0,1 0 0,0 1 0,-1-1 0,1 0 0,0 1 0,0-1 0,0 1 0,0-1 0,-1 1 0,1-1 0,0 1 0,0-1 0,0 1 0,0 0 0,0 0 0,0 0 0,0-1 0,0 1 0,0 0 0,0 0 0,0 0 0,1 1 0,16-3-170,-1 1-1,1 1 0,0 1 1,-1 0-1,1 1 0,-1 1 1,19 6-1,-21-5-6655</inkml:trace>
  <inkml:trace contextRef="#ctx0" brushRef="#br0" timeOffset="-968.1">4572 743 24575,'0'-3'0,"-3"-2"0,-6 1 0,0 4 0,1 5 0,2 7 0,2 3 0,1 4 0,2 2 0,4-3 0,6-4 0,4-4 0,4-5 0,2-2 0,2-2 0,-2-5 0,-5-2-8191</inkml:trace>
  <inkml:trace contextRef="#ctx0" brushRef="#br0">1461 382 24575,'-3'0'0,"-2"3"0,0 5 0,2 5 0,0 4 0,2 2 0,0 2 0,0 1 0,1 0 0,1 0 0,-1 0 0,0 0 0,0-4-8191</inkml:trace>
  <inkml:trace contextRef="#ctx0" brushRef="#br0" timeOffset="462.17">1185 700 24575,'4'0'0,"1"3"0,3 2 0,4 0 0,4-1 0,2-2 0,2 4 0,1-1 0,1 0 0,0-1 0,0-2 0,0 0 0,-4-2-8191</inkml:trace>
  <inkml:trace contextRef="#ctx0" brushRef="#br0" timeOffset="908.17">1630 701 24575,'-3'0'0,"-6"0"0,0 3 0,0 6 0,3 4 0,2 4 0,1 2 0,2 2 0,0 0 0,2 1 0,-5-3 0,0-2 0,0-3-8191</inkml:trace>
  <inkml:trace contextRef="#ctx0" brushRef="#br0" timeOffset="2048.09">1715 551 24575,'-3'0'0,"0"1"0,-1 0 0,1 0 0,0 0 0,0 0 0,0 0 0,0 1 0,0 0 0,0-1 0,0 1 0,0 0 0,1 0 0,-1 1 0,1-1 0,-1 1 0,1-1 0,0 1 0,0 0 0,0-1 0,0 1 0,1 0 0,-1 0 0,1 1 0,-2 5 0,-2 2 0,1 1 0,1-1 0,0 1 0,1 0 0,-2 22 0,-4 18 0,6-44 0,0 0 0,1 0 0,0 0 0,0 0 0,1 0 0,0 0 0,0 0 0,3 16 0,1-9-1365,0 0-5461</inkml:trace>
  <inkml:trace contextRef="#ctx0" brushRef="#br0" timeOffset="2446.39">1503 721 24575,'4'0'0,"4"0"0,5 0 0,4 0 0,2 0 0,2 0 0,1 0 0,0 0 0,0 0 0,0 0 0,-1 0 0,-3 0-8191</inkml:trace>
  <inkml:trace contextRef="#ctx0" brushRef="#br0" timeOffset="2876.88">1990 743 24575,'-39'-9'0,"33"7"0,-1 0 0,1 0 0,-1 1 0,1-1 0,-9 1 0,14 1 0,-1 0 0,0 0 0,1 0 0,-1 0 0,0 1 0,1-1 0,-1 1 0,1-1 0,-1 1 0,1 0 0,-1-1 0,1 1 0,-1 0 0,1 0 0,0 0 0,-1 0 0,1 0 0,0 0 0,0 0 0,0 1 0,0-1 0,0 0 0,0 1 0,0-1 0,-1 3 0,1-2 0,0-1 0,1 1 0,-1 0 0,0-1 0,1 1 0,-1 0 0,1 0 0,-1 0 0,1 0 0,0-1 0,0 1 0,0 0 0,0 0 0,0 0 0,0 0 0,1 0 0,-1 0 0,0-1 0,1 1 0,0 0 0,1 2 0,-1-1 0,1-1 0,0 0 0,0 0 0,0 0 0,0 0 0,0 0 0,1 0 0,-1-1 0,0 1 0,1-1 0,-1 1 0,6 1 0,2 0 0,1 0 0,0 0 0,0-1 0,0 0 0,0-1 0,13 0 0,-3-1-1365,-2-1-5461</inkml:trace>
  <inkml:trace contextRef="#ctx0" brushRef="#br0" timeOffset="3552.76">2794 275 24575,'0'361'-1365,"0"-343"-5461</inkml:trace>
  <inkml:trace contextRef="#ctx0" brushRef="#br0" timeOffset="4309.01">2815 740 24575,'0'8'0,"0"0"0,1 0 0,0-1 0,0 1 0,0-1 0,1 1 0,0-1 0,4 9 0,-5-14 0,0 0 0,0 0 0,1 0 0,-1 0 0,1 0 0,-1 0 0,1-1 0,0 1 0,-1 0 0,1-1 0,0 0 0,0 1 0,0-1 0,0 0 0,0 0 0,0 0 0,1 0 0,-1 0 0,0-1 0,0 1 0,1-1 0,-1 0 0,0 1 0,1-1 0,-1 0 0,0 0 0,1 0 0,-1-1 0,0 1 0,1-1 0,1 0 0,-1 1 0,0-1 0,-1 0 0,1 0 0,-1 0 0,1 0 0,-1-1 0,1 1 0,-1 0 0,0-1 0,0 0 0,0 1 0,0-1 0,0 0 0,0 0 0,0 0 0,-1-1 0,1 1 0,-1 0 0,1-1 0,-1 1 0,0 0 0,0-1 0,0 0 0,0 1 0,-1-1 0,1-3 0,0 3 0,-1-1 0,1 1 0,-1-1 0,0 0 0,0 1 0,-1-1 0,1 1 0,-1-1 0,0 0 0,0 1 0,0-1 0,0 1 0,0 0 0,-1-1 0,0 1 0,0 0 0,0 0 0,0 0 0,-3-4 0,-2 2-62,1 0 0,-1 0 0,-1 0 0,1 1 0,-1 0 0,1 0 0,-1 1 0,0 0 0,0 0 0,-1 1 0,1 0 0,0 0-1,-1 1 1,1 0 0,-1 1 0,0 0 0,1 0 0,-1 1 0,1 0 0,-1 0 0,-11 4 0,6 0-6764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17T23:44:13.69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96 24575,'0'46'0,"0"-5"0,0-14 0,0-7 0,0-5 0,0-7 0,0 4 0,0-4 0,0 1 0,0-3 0,2-36 0,2 19 0,0-26 0,3 29 0,-1 0 0,-1 1 0,2 1 0,12-6 0,-8 6 0,12-6 0,-9 6 0,1 0 0,-1 0 0,-1 0 0,-5 1 0,-1 2 0,-1 3 0,-1 2 0,0 3 0,1 4 0,-2 6 0,0 2 0,-1 0 0,-2-2 0,-1-4 0,0-3 0,0-2 0,0 0 0,0 1 0,0 1 0,-1 0 0,0-4 0,0-7 0,0-10 0,4-10 0,1-2 0,2 2 0,1 8 0,-1 6 0,0 0 0,0 1 0,0 0 0,3 0 0,2 3 0,1-1 0,1 3 0,0-1 0,2 0 0,-2 0 0,-3 4 0,-6 3 0,-1 8 0,0 5 0,-1 0 0,-1 10 0,-1-5 0,1-1 0,0-2 0,0-7 0,0 2 0,-1-1 0,0-1 0,0-3 0,0-2 0,4-7 0,-3 3 0,2-6 0</inkml:trace>
  <inkml:trace contextRef="#ctx0" brushRef="#br0" timeOffset="2031">560 1 24575,'-1'9'0,"0"-2"0,-3 1 0,-2-2 0,-3 11 0,3 0 0,-1 3 0,6-1 0,1-6 0,0 5 0,0-3 0,6 16 0,-3-16 0,5 10 0,-4-19 0,2 2 0,-1-2 0,2 0 0,21 9 0,-12-10 0,16 8 0,-22-12 0,-4 0 0,-3 0 0</inkml:trace>
  <inkml:trace contextRef="#ctx0" brushRef="#br0" timeOffset="3188">774 155 24575,'50'0'0,"-20"0"0,5 0 0,-26 0 0,38 0 0,-31-1 0,26 1 0,-38-1 0</inkml:trace>
  <inkml:trace contextRef="#ctx0" brushRef="#br0" timeOffset="5029">907 67 24575,'0'21'0,"-1"-2"0,-1-7 0,-1 2 0,0 1 0,0-1 0,1-4 0,0 0 0,1-4 0,1-1 0,0 2 0,0 4 0,0 3 0,0 0 0,0 0 0,0-5 0,0 0 0,0-3 0,1 0 0,0 4 0,3-1 0,-1 1 0,28-8 0,-19-4 0,19-3 0,-26 2 0,-2-1 0,-1-4 0,0 3 0,-1-1 0</inkml:trace>
  <inkml:trace contextRef="#ctx0" brushRef="#br0" timeOffset="6599">1122 69 24575,'8'7'0,"1"2"0,0 3 0,-2 0 0,-1-1 0,-1-2 0,-1 1 0,1 0 0,0 11 0,-3 8 0,1-6 0,-3 1 0,0-18 0,0-1 0,0 1 0,-7 10 0,1-6 0,-2 4 0,4-11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17T23:46:55.52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63 24575,'0'20'0,"0"-5"0,0-1 0,0-5 0,0-1 0,0 0 0,0 1 0,0 4 0,0-5 0,0 5 0,0-6 0,1 1 0,0-1 0,6 10 0,1-6 0,7 8 0,0-10 0,-1-1 0,-1-4 0,-2-2 0,8 8 0,-6-5 0,7 4 0,-11-8 0,1-1 0,1 0 0,0 0 0,16-2 0,-13-2 0,9-2 0,-15-1 0,-1 1 0,0 0 0,-2 0 0,0-1 0,-1-1 0,-1-2 0,0-4 0,-1-2 0,-1-2 0,-1 2 0,0 5 0,0 3 0,0 0 0,0-5 0,0 1 0,0 0 0,0 5 0,0 5 0</inkml:trace>
  <inkml:trace contextRef="#ctx0" brushRef="#br0" timeOffset="1716">151 0 24575,'-5'10'0,"0"2"0,4 0 0,0 4 0,1 0 0,0-1 0,-2 23 0,1-21 0,-1 15 0,2-24 0,0 0 0,0 1 0,0 0 0,4 46 0,-3-29 0,2 37 0,-3-40 0,0 2 0,0-7 0,1-3 0,1-3 0,-1 1 0,2 4 0,0-2 0,1 0 0,-2 0 0,-2-5 0,1 0 0,-1-3 0,0-1 0,0 1 0,0 0 0,0-3 0,0-1 0</inkml:trace>
  <inkml:trace contextRef="#ctx0" brushRef="#br0" timeOffset="13417">295 444 24575,'-2'4'0,"1"3"0,0 2 0,2 1 0,1 1 0,17 16 0,-9-14 0,12 12 0,-17-18 0,1 2 0,-1-1 0,7 7 0,-4-5 0,3 4 0,-4-6 0,-1-1 0,-1-2 0,-1-3 0,0-3 0,-4-6 0,0-5 0,4-26 0,-3 16 0,3-17 0,-2 24 0,0 2 0,3 2 0,1 2 0,-1 2 0,2 0 0,-5 3 0,0 3 0</inkml:trace>
  <inkml:trace contextRef="#ctx0" brushRef="#br0" timeOffset="21700">698 467 24575,'-13'0'0,"-1"0"0,2 1 0,-9 3 0,2 0 0,-1 3 0,8-2 0,7 0 0,4 1 0,0 10 0,1-6 0,0 7 0,1-9 0,1-2 0,4-1 0,14 3 0,-4-3 0,7 3 0,-13-3 0,-2 0 0,-4 2 0,-1-2 0,0 3 0,-3-3 0,0-1 0,-1 1 0,-1 0 0,-3 0 0,-2-1 0,-3 0 0,0-1 0,1 0 0,1 0 0,2-1 0,-1-1 0,-1 0 0,-1 0 0,4 0 0,2-1 0</inkml:trace>
  <inkml:trace contextRef="#ctx0" brushRef="#br0" timeOffset="23132">804 486 24575,'2'10'0,"0"4"0,-2 1 0,0 1 0,0-1 0,0-2 0,0 1 0,0-2 0,0-2 0,0 1 0,0-4 0,0 2 0,0-3 0,-1 1 0,0-4 0,-1 1 0,1-4 0</inkml:trace>
  <inkml:trace contextRef="#ctx0" brushRef="#br0" timeOffset="25601">844 406 24575,'-7'0'0,"3"0"0,4 0 0,7 0 0,5 0 0,2 0 0,8 1 0,-7 5 0,3 1 0,-12 3 0,-3 0 0,-2-2 0,0 1 0,0-1 0,0-1 0,-3 1 0,-2 0 0,-4-1 0,0-1 0,-1-4 0,-13 2 0,15-3 0,-7 2 0,21-2 0,4 0 0,2-1 0,-1 0 0,-5 1 0,1 2 0,-2 0 0,1 1 0,0 0 0,-2 0 0,-1 2 0,-1 1 0,-1 0 0,1 1 0,-1-1 0,0-1 0,0 1 0,-1 1 0,0-1 0,-1 1 0,0-1 0,0 0 0,0-1 0,0 0 0,0 2 0,0-2 0,-1 0 0,-2-1 0,-5-2 0,-1 0 0,-3-1 0,-1 0 0,3-1 0,0 1 0,3-1 0,2 0 0,-1-1 0,0 0 0,-2 0 0,0 0 0,0 0 0,1 0 0,5 0 0,1 0 0,1 0 0</inkml:trace>
  <inkml:trace contextRef="#ctx0" brushRef="#br0" timeOffset="27800">1167 19 24575,'-14'14'0,"3"-3"0,4-1 0,2-1 0,0 1 0,-1 6 0,0 9 0,-1 41 0,3-30 0,1 20 0,3-43 0,0 0 0,0 3 0,0 0 0,0-1 0,11 13 0,-5-14 0,10 9 0,-8-16 0,0-1 0,-2-2 0,1 0 0,-5-3 0,2 1 0</inkml:trace>
  <inkml:trace contextRef="#ctx0" brushRef="#br0" timeOffset="29350">1282 257 24575,'50'-2'0,"1"-1"0,30-1 0,-72 4 0,0 0 0,0 0 0,0 0 0,2 0 0,-4 0 0,3 0 0,1 0 0,3 0 0,-4 0 0,-2 0 0</inkml:trace>
  <inkml:trace contextRef="#ctx0" brushRef="#br0" timeOffset="31234">1466 60 24575,'-9'25'0,"3"0"0,4-11 0,2 0 0,0-4 0,0 1 0,0 27 0,0-13 0,0 13 0,0-21 0,0-3 0,0 2 0,0 0 0,0-2 0,0-4 0,0 14 0,0-14 0,0 13 0,2-17 0,0 3 0,2 0 0,0 1 0,-1 0 0,0-2 0,-2-1 0,4 0 0,0 0 0,2 3 0,2-1 0,-2-2 0,0-3 0,-1-4 0,1 0 0,1 0 0,2-2 0,-1 0 0,1-1 0,-5 0 0,-2 2 0</inkml:trace>
  <inkml:trace contextRef="#ctx0" brushRef="#br0" timeOffset="32950">1665 50 24575,'4'15'0,"1"-1"0,1 1 0,1-1 0,-1 1 0,0 15 0,1 12 0,-2 22 0,-3-13 0,0-9 0,-3-20 0,-3-11 0,-1 1 0,-2-1 0,2-3 0,-9 9 0,9-11 0,-6 6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17T23:46:37.97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24575,'0'8'0,"2"2"0,1-2 0,2 0 0,1-2 0,-2-1 0,1 1 0,-1-1 0,1 1 0,10 3 0,-7-4 0,9 4 0,-10-5 0,-1 0 0,-1 0 0,-2-1 0,-1 1 0,0 0 0,0 0 0,0 0 0,0 0 0,1-1 0,1 0 0,1 0 0,1-1 0,-2 3 0,-2 2 0,-7 2 0,-1 1 0,-5 2 0,-2 5 0,2-3 0,0 1 0,5-6 0,2-2 0,-1 1 0,0 0 0,1 0 0,-1 0 0,3-5 0,0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17T23:46:27.50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24575,'15'0'0,"-2"0"0,-6 0 0,0 0 0,0 0 0,-1 0 0,8 0 0,-6 0 0,7 0 0,-7 0 0,2 0 0,3 0 0,-1 0 0,-1 0 0,-3 2 0,0 0 0,2 0 0,2 0 0,0-1 0,1-1 0,-4 0 0,0 0 0,0 0 0,-1 0 0,4 0 0,1 0 0,26 0 0,22 2 0,23 5 0,-4 1 0,-30-1 0,-24-3 0,-20-4 0,10 0 0,2 0 0,1 0 0,0 0 0,-2 0 0,10 0 0,12 1 0,-3 0 0,-9 1 0,-10-2 0,-11 0 0,1 0 0,0 0 0,4 0 0,3 0 0,3 0 0,-2 0 0,1 0 0,-1 0 0,-1 0 0,3 0 0,-6 0 0,0 0 0,-4 0 0,-2 0 0,1 0 0,-1 0 0,2 0 0,0 0 0,0 0 0,2 0 0,-2 0 0,-1 1 0,-1 3 0,-4 3 0,-1 2 0,0-1 0,0-3 0,1 0 0,0 1 0,1 1 0,-1 2 0,1-1 0,-1-2 0,0 0 0,0 3 0,1 0 0,-1 1 0,1 0 0,-1-2 0,0 1 0,0 4 0,0-2 0,-1 3 0,0-1 0,0-3 0,0 1 0,0-2 0,0-1 0,0 0 0,0-1 0,0 1 0,0-1 0,0 1 0,0 0 0,1 0 0,1 3 0,-1-1 0,-1 3 0,0-1 0,0-1 0,0 0 0,0-3 0,0 1 0,0 0 0,0 3 0,0-1 0,0 1 0,0-2 0,0-1 0,0-1 0,0-2 0,0 0 0,0 0 0,0-1 0,0 2 0,0-1 0,0 1 0,0 0 0,0 1 0,0 0 0,0 4 0,0 5 0,0 0 0,0 0 0,0-4 0,0-4 0,0-1 0,0-1 0,0-1 0,0-2 0,0 1 0,0 1 0,-1 2 0,-1 0 0,-1 1 0,0-3 0,1 1 0,0-1 0,2-1 0,0 1 0,0-2 0,0 0 0,0 0 0,-1 0 0,-1-2 0,-2-1 0,-2-1 0,-1 0 0,-1 0 0,-1 0 0,1 0 0,-1 0 0,0 0 0,3 0 0,-1 0 0,2 0 0,0 0 0,0 0 0,1 0 0,2 0 0</inkml:trace>
  <inkml:trace contextRef="#ctx0" brushRef="#br0" timeOffset="2948">1306 363 24575,'14'0'0,"3"0"0,6 0 0,2 0 0,-7 0 0,-4 0 0,-3 0 0,1 0 0,1 0 0,5 0 0,-2 0 0,1 0 0,21 2 0,-22-2 0,20 2 0,-22-2 0,6 0 0,4 0 0,-1 0 0,-3 0 0,-7 0 0,-3 1 0,-4 0 0,0 0 0,1 0 0,3-1 0,2 2 0,0 1 0,-2-1 0,-3 1 0,-4-3 0,1 1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17T23:46:19.34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412 0 24575,'-15'1'0,"-3"1"0,-1 2 0,0 0 0,4-1 0,-4 1 0,2-1 0,-4 1 0,2 1 0,-20-1 0,20-1 0,-15 1 0,26-2 0,-1 1 0,-18 6 0,6-4 0,-12 5 0,6-3 0,13-1 0,1-2 0,9 8 0,4-6 0,-2 12 0,2-7 0,0 6 0,0 1 0,0 14 0,0-13 0,0 6 0,0-15 0,0-2 0,0-1 0,0 0 0,0 31 0,0-17 0,0 23 0,0-28 0,0 2 0,0-1 0,0-1 0,0 12 0,0-14 0,0 8 0,0-12 0,1-1 0,0-1 0,2 3 0,2 13 0,-2-10 0,1 10 0,-3-14 0,1 2 0,0 11 0,-1-11 0,0 7 0,0-12 0,0 0 0,0 1 0,0-1 0,-1-1 0,0 0 0,0 0 0,0 0 0,4 4 0,4-2 0,12 2 0,32 0 0,22-1 0,5 0 0,-18-3 0,-34-4 0,-17-2 0,-2 0 0,-1 0 0,2 0 0,0 0 0,0 0 0,-1 0 0,-2 0 0,-2 0 0,1 0 0,2 0 0,1 0 0,1 0 0,1 0 0,2 0 0,5 0 0,3-2 0,4 1 0,0-1 0,-5 0 0,-3 1 0,-6-1 0,3 1 0,1 1 0,4 0 0,-1 0 0,-6 0 0,-1 0 0,-3 0 0,4 0 0,3 0 0,5 0 0,1 0 0,-3 0 0,1 0 0,-4 0 0,-1 0 0,-1 0 0,-3 0 0,-1 0 0,0 0 0,0 0 0,1 0 0,0-1 0,1 0 0,1 0 0,7 0 0,10 1 0,2 0 0,3 0 0,9 0 0,-7 0 0,-5 0 0,-10 0 0,-13 0 0,8 0 0,2 0 0,3-1 0,-4 0 0,-8 0 0,0 0 0,2-1 0,3 1 0,-2-1 0,0 1 0,-4 1 0,1 0 0,8 0 0,2 0 0,-1 0 0,-1 0 0,-9 0 0,-4 0 0,-1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17T23:46:12.30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12 24575,'0'11'0,"0"-2"0,0 0 0,0 13 0,0-12 0,0 12 0,0-15 0,0 5 0,0-6 0,0 8 0,0-9 0,0 1 0,0-4 0</inkml:trace>
  <inkml:trace contextRef="#ctx0" brushRef="#br0" timeOffset="931">24 1 24575,'8'0'0,"1"0"0,1 0 0,2 0 0,2 0 0,0 0 0,-3 0 0,-3 0 0,-3 0 0,7 0 0,-7 0 0,3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17T23:45:52.39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1 148 24575,'6'0'0,"1"0"0,3 0 0,6 0 0,2 0 0,2 0 0,-5 0 0,-5 0 0,-3 0 0,-1 0 0,4 0 0,5 0 0,1 0 0,-1 0 0,-3 0 0,-1 0 0,-1 0 0,-2 0 0,-3 0 0,-1 0 0,3 0 0,2 0 0,1 0 0,1 0 0,-1 0 0,-2 0 0,2 0 0,0 0 0,1 0 0,0 0 0,-1 0 0,-1 0 0,1 0 0,7 0 0,25 0 0,11 0 0,-4 0 0,-11 0 0,-26 0 0,-2 0 0,6 0 0,7 0 0,2 0 0,-7 0 0,-8 0 0</inkml:trace>
  <inkml:trace contextRef="#ctx0" brushRef="#br0" timeOffset="1631">590 1 24575,'38'43'0,"-10"-8"0,-9-9 0,-8-12 0,-2-3 0,1-3 0,0 1 0,-1-1 0,-2 1 0,-7 0 0,-1 0 0,-9-1 0,-2-1 0,-3 3 0,-4 4 0,0 1 0,1-1 0,5-5 0,1-2 0,4-2 0,1 1 0,2 2 0,1 0 0,-1 3 0,3-2 0,2-2 0,2-4 0,-1-3 0,2 0 0</inkml:trace>
  <inkml:trace contextRef="#ctx0" brushRef="#br0" timeOffset="4063">1079 13 24575,'0'10'0,"0"3"0,0 7 0,0 25 0,0-21 0,0 15 0,0-26 0,-4 18 0,2-12 0,-3 5 0,5-23 0,0-4 0,1 1 0</inkml:trace>
  <inkml:trace contextRef="#ctx0" brushRef="#br0" timeOffset="5032">1260 21 24575,'0'30'0,"0"-2"0,0 14 0,-1-2 0,-2-12 0,-2 3 0,1-11 0,1-2 0,-5 15 0,6-18-1696,-7 6 0,8-20 0,-1-6 0</inkml:trace>
  <inkml:trace contextRef="#ctx0" brushRef="#br0" timeOffset="6150">1169 213 24575,'13'-1'0,"25"-4"0,-18 3 0,15-3 0,-26 3 0,-4 0 0,1 0 0,0 0 0,-2 0 0,-1 1 0,-1 0 0</inkml:trace>
  <inkml:trace contextRef="#ctx0" brushRef="#br0" timeOffset="7175">1427 270 24575,'0'12'0,"0"2"0,0 1 0,0 0 0,0-3 0,0-3 0,0 5 0,0-6 0,0 2 0,0-8 0</inkml:trace>
  <inkml:trace contextRef="#ctx0" brushRef="#br0" timeOffset="7817">1452 146 24575,'0'0'0</inkml:trace>
  <inkml:trace contextRef="#ctx0" brushRef="#br0" timeOffset="9470">1631 65 24575,'0'10'0,"0"-2"0,0 1 0,-2 29 0,0-17 0,-3 24 0,2-29 0,0 2 0,1-3 0,2-3 0,0-1 0,3 8 0,1-12 0,3 8 0,-1-13 0,1-1 0,-1 0 0,0 0 0,-3 0 0,0-1 0</inkml:trace>
  <inkml:trace contextRef="#ctx0" brushRef="#br0" timeOffset="10805">1789 171 24575,'9'2'0,"3"0"0,8-2 0,1 0 0,18 0 0,-20 0 0,11 0 0,-22 0 0,1 0 0,0 0 0,2 0 0,-2 0 0,-3 0 0,-3 0 0</inkml:trace>
  <inkml:trace contextRef="#ctx0" brushRef="#br0" timeOffset="11898">1926 53 24575,'-2'22'0,"0"0"0,2 2 0,0-4 0,0-2 0,0-6 0,0 52 0,0-40 0,0 40 0,0-55 0,2 0 0,5 2 0,-1-8 0,5-1 0,-3-9 0,-1-1 0,-1 0 0,-3 1 0,-1 3 0,-1 1 0</inkml:trace>
  <inkml:trace contextRef="#ctx0" brushRef="#br0" timeOffset="13501">2129 37 24575,'0'7'0,"0"-1"0,1 4 0,2 2 0,3 3 0,0 0 0,2 0 0,-2-1 0,0 33 0,-3-27 0,-2 23 0,-3-34 0,0-2 0,0 1 0,0-1 0,-11 15 0,4 0 0,-5 4 0,8-12 0,6-9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17T23:45:39.27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 86 24575,'-4'5'0,"0"6"0,1 2 0,-1 3 0,1-1 0,1 0 0,2 1 0,4 6 0,7 4 0,-2-11 0,5-1 0,-7-14 0,2-1 0,0-1 0,-1-2 0,-1-2 0,-4-2 0,-1 1 0,-2 0 0,1-2 0,1 4 0,0 3 0,0 5 0,1 6 0,2 2 0,3 0 0,1 0 0,1 0 0,-1-1 0,-2-2 0,-1-3 0,-2-4 0,0-1 0,3 0 0,2 0 0,2 0 0,-1 0 0,-1 0 0,-1-2 0,-1-1 0,-2-3 0,-1-1 0,-2-1 0,2-1 0,1-2 0,-1 0 0,0 0 0,-1 1 0,-1-3 0,1 0 0,0 0 0,-2 1 0,-1-2 0,0 1 0,0 0 0,0 3 0,0 4 0,0 2 0,-1 0 0,1 2 0,-1 1 0</inkml:trace>
  <inkml:trace contextRef="#ctx0" brushRef="#br0" timeOffset="1368">373 193 24575,'-6'4'0,"0"1"0,1 1 0,0 0 0,-3 13 0,5-10 0,-3 9 0,6-11 0,0 0 0,0 1 0,0-1 0,2-2 0,3-1 0,2-2 0,2-1 0,-2-1 0,-3 0 0,0-3 0,-1 0 0,-2 1 0,0 0 0</inkml:trace>
  <inkml:trace contextRef="#ctx0" brushRef="#br0" timeOffset="2507">491 142 24575,'23'0'0,"9"0"0,4 0 0,-4 0 0,16 2 0,-34-1 0,23 1 0</inkml:trace>
  <inkml:trace contextRef="#ctx0" brushRef="#br0" timeOffset="4266">602 0 24575,'-7'2'0,"1"3"0,4 6 0,0 9 0,2 9 0,-3 34 0,2-31 0,-1 17 0,2-43 0,0 0 0,0 0 0,0 1 0,0 10 0,0-8 0,1 7 0,1-12 0,2-2 0,3-1 0,2 0 0,-1-1 0,0 0 0,-2 0 0,0 0 0,1 0 0,0 0 0,0 0 0,0 0 0,-2 0 0,1 0 0,0 0 0,1 0 0,-2 0 0,-2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17T23:45:35.84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32 24575,'5'-5'0,"2"-1"0,0 1 0,2-1 0,1 1 0,4 2 0,0 2 0,-1 3 0,-5 3 0,-6 2 0,-2 3 0,0 0 0,0-1 0,0 0 0,-3-1 0,-1 1 0,-2 1 0,-1-1 0,1-1 0,0 0 0,0-2 0,1-3 0,-1 1 0,1-2 0,0 4 0,0 0 0,2 2 0,1 0 0,2-4 0,3 1 0,2-4 0,3-1 0,1 0 0,2 0 0,2 0 0,-3 0 0,-1 0 0,-3 0 0,-1 0 0,0 0 0,1 0 0,-1 0 0,0 0 0,1 0 0,2 0 0,1 0 0,-3 0 0,-1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17T23:44:34.17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318 0 24575,'-13'0'0,"2"0"0,-3 3 0,2 3 0,-5 5 0,2 3 0,-1-1 0,1-1 0,7-4 0,2 10 0,2 12 0,2-5 0,0 3 0,2-19 0,0 1 0,0 3 0,0 1 0,3 15 0,-2-13 0,3 9 0,0-12 0,2 0 0,2 0 0,1-1 0,19 2 0,-15-8 0,15 3 0,-19-8 0,-2 0 0,3 1 0,0 0 0,3 2 0,2-1 0,-1 1 0,-1-1 0,-1 1 0,1 0 0,4-1 0,-1 0 0,-2-2 0,-2 0 0,-4-1 0,1 0 0,4 0 0,3-1 0,1-1 0,-2 0 0,-3-2 0,-2-1 0,-1-1 0,-1-2 0,-2 1 0,-1 1 0,-1-1 0,1 1 0,0-1 0,1-1 0,0 0 0,1 1 0,-2 1 0,0 1 0,-1-1 0,3-2 0,2-1 0,2-3 0,-2 1 0,-3-2 0,-3 1 0,1 3 0,-1-1 0,0 3 0,-2-1 0,0-1 0,1-4 0,-1 1 0,0-1 0,-1 2 0,0 3 0,0 0 0,-1 0 0,-1 0 0,-2 0 0,1-1 0,1 2 0,-1-1 0,-1 0 0,-4-1 0,-6-1 0,-3-1 0,-1 3 0,3 1 0,4 1 0,1 3 0,4 0 0,-2 3 0,1-1 0,-1-1 0,-1 1 0,-2-1 0,0 1 0,-1 0 0,2 0 0,1 1 0,3 0 0,-1 0 0,2 0 0,-1 0 0,0 0 0,-1 0 0,-2 0 0,1 0 0,0 0 0,1 0 0,0 0 0,-2 0 0,0 0 0,-3 2 0,-9 1 0,-8 2 0,2 0 0,7-3 0,12-1 0</inkml:trace>
  <inkml:trace contextRef="#ctx0" brushRef="#br0" timeOffset="1268">373 116 24575,'10'12'0,"1"3"0,1 4 0,14 13 0,-5-9 0,12 5 0,-10-12 0,-7-7 0,-3-2 0,-8-2 0,0 1 0,0 1 0,-1-1 0,-1-8 0,-1 2 0,-2-6 0</inkml:trace>
  <inkml:trace contextRef="#ctx0" brushRef="#br0" timeOffset="2783">565 73 24575,'-22'19'0,"3"-2"0,-6 6 0,6-5 0,5-6 0,0-2 0,-21 21 0,18-17 0,-17 16 0,27-23 0,1 1 0,2-1 0,-1 0 0,3-3 0,0-2 0</inkml:trace>
  <inkml:trace contextRef="#ctx0" brushRef="#br0" timeOffset="45599">115 612 24575,'-6'-2'0,"-3"0"0,-6 2 0,0 0 0,2 0 0,6 0 0,3 1 0,-1 1 0,0 2 0,-1 1 0,-1 2 0,2 0 0,1 1 0,1 1 0,2 1 0,0 2 0,-1 0 0,0-1 0,0-2 0,0-3 0,2 1 0,0 0 0,0 2 0,0-2 0,1 0 0,3 1 0,4-2 0,2 0 0,-1-3 0,-1-2 0,2 1 0,0 0 0,0 1 0,0-1 0,-4-3 0,-2-1 0,-2 0 0,-1 1 0</inkml:trace>
  <inkml:trace contextRef="#ctx0" brushRef="#br0" timeOffset="47800">228 690 24575,'-3'7'0,"1"-1"0,2 3 0,0 2 0,0 2 0,0-1 0,0-2 0,2 3 0,1-2 0,1 2 0,2-3 0,-1-3 0,8-3 0,-2-1 0,5-3 0,-7 0 0,-2 0 0,-3-1 0,0-2 0,-1-3 0,1-3 0,-1 1 0,1 0 0,-3 2 0,0 0 0,-1-3 0,0-3 0,0-2 0,0 1 0,0 1 0,-1 1 0,-1-3 0,-3 0 0,0 3 0,0 4 0,0 5 0,-1 1 0,0 1 0,-2 0 0,0 0 0,0 0 0,0 0 0,0 1 0,0 1 0,0 0 0,1 1 0,3 0 0,0 1 0,2 1 0,0 0 0,-1 0 0,2-1 0,2-2 0,0-1 0,2-1 0</inkml:trace>
  <inkml:trace contextRef="#ctx0" brushRef="#br0" timeOffset="49816">517 630 24575,'-12'3'0,"2"1"0,0 0 0,-1 1 0,-4 4 0,6-2 0,-1 2 0,10-2 0,0 0 0,2 1 0,-1-2 0,25 17 0,-13-12 0,18 13 0,-22-15 0,-1-3 0,-3-1 0,-2 0 0,-1 1 0,-1 1 0,0 0 0,-2-1 0,-1 0 0,-2-3 0,-3 0 0,-1 0 0,1-2 0,-1 1 0,0-1 0,-1 2 0,1-1 0,1 0 0,1-1 0,0 2 0,-1 0 0,-1 1 0,0-1 0,3-1 0,3-1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17T23:44:27.29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59 1 24575,'19'21'0,"-4"-5"0,1-2 0,-5-5 0,0 4 0,-2-2 0,1 4 0,-3-7 0,-1-1 0,-2-2 0,6 5 0,0 1 0,0 0 0,-3 0 0,-6-6 0,-4 0 0,-4 0 0,-5 2 0,-3 3 0,2-1 0,2-1 0,4-3 0,2 0 0,-3 0 0,0 1 0,-1-1 0,2 0 0,0 2 0,0-1 0,1 0 0,0-1 0,2-1 0,-1-1 0,0 1 0,-1 0 0,-2 1 0,0 0 0,0 0 0,2 0 0,2-1 0,0 1 0,0 1 0,-1 0 0,2-1 0,0-1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17T23:44:23.92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9 24575,'23'0'0,"-5"0"0,-6 0 0,-4 0 0,0 0 0,14 0 0,9 0 0,0-1 0,-4 0 0,5 0 0,-12 0 0,10 1 0,-16 0 0,8-2 0,-5 1 0,9-1 0,-8 2 0,0 0 0,-2 0 0,4 0 0,17 0 0,-15 0 0,12 0 0,-25 0 0,3 0 0,5 2 0,6 1 0,12 0 0,-3 0 0,-6-2 0,-8-1 0,-1 0 0,11 3 0,2-1 0,-3 1 0,-12-1 0,-9-2 0,2 0 0,2 0 0,22 0 0,29 0 0,22 0 0,7 0 0,-23 0 0,-27 0 0,-17 0 0,-4 0 0,4 0 0,-1 0 0,0-3 0,-3 0 0,0-1 0,-2 2 0,-3 2 0,-4 0 0,-3 0 0,0 0 0,-1 0 0,1 0 0,-1 0 0,2 0 0,-1 0 0,0 0 0,0 0 0,0 0 0,8 0 0,14-2 0,1 1 0,-5-1 0,-12 1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8T22:57:30.7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24575,'1'11'0,"1"1"0,0-1 0,1 1 0,0-1 0,0 0 0,2 0 0,8 18 0,-7-17 0,-1-1 0,0 1 0,-1 1 0,0-1 0,-1 0 0,2 21 0,-4 172 0,-3-93 0,2-104-227,0 0-1,-1 0 1,0 0-1,-1-1 1,-2 9-1,-1-3-6598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8T22:57:23.8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0 275 24575,'0'-4'0,"4"-1"0,4 1 0,5 0 0,4 1 0,2 2 0,2 0 0,1 1 0,0 0 0,0 0 0,0 0 0,0 0 0,-4-3 0,-5-2-8191</inkml:trace>
  <inkml:trace contextRef="#ctx0" brushRef="#br0" timeOffset="509.91">148 1 24575,'0'4'0,"-1"1"0,0-1 0,-1 1 0,1-1 0,-1 1 0,0-1 0,0 0 0,0 0 0,-4 6 0,-12 28 0,-1 74 0,15-82 0,0 1 0,2 0 0,1-1 0,6 51 0,-5-78 5,1 0 1,0 0-1,0 0 0,0 0 0,0-1 0,0 1 1,1 0-1,-1-1 0,1 1 0,0-1 1,0 0-1,0 1 0,0-1 0,0 0 0,0 0 1,1 0-1,-1 0 0,1-1 0,-1 1 0,1-1 1,-1 1-1,6 1 0,-5-2-83,0 0 0,1 0 0,-1 0-1,1 0 1,-1 0 0,1 0 0,-1-1 0,1 0 0,-1 0-1,1 0 1,0 0 0,-1 0 0,1-1 0,-1 0 0,1 0-1,-1 0 1,1 0 0,4-2 0,5-6-6748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8T21:44:13.96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1 692 24575,'2'-4'0,"0"0"0,4 4 0,1 0 0,-1 0 0,24-5 0,4 4 0,51-3 0,-19 4 0,1 0 0,-26 0 0,-27 0 0,25 0 0,-21 0 0,21 0 0,-24 0 0,6 0 0,-4 0 0,3 0 0,-3 0 0,-6 0 0,-5 0 0,22 0 0,-16 0 0,26 0 0,-27 0 0,11 0 0,2 0 0,16 0 0,19 0 0,-20 0 0,21 0 0,-23 0 0,21 0 0,10 0 0,-30 0 0,8 0 0,-36 0 0,11 0 0,-7 0 0,6 0 0,2 0 0,6 0 0,0 0 0,-4 0 0,-9 0 0,5 0 0,-12 0 0,53 0 0,-31 0 0,44 0 0,-7 0 0,-21 0 0,5 0 0,-40 0 0,-3 0 0,-4 0 0,1 0 0,1 0 0,-2 0 0,9 0 0,0 0 0,6 0 0,37 0 0,-11 0 0,40 0 0,-48 0 0,-2 0 0,-33 0 0</inkml:trace>
  <inkml:trace contextRef="#ctx0" brushRef="#br0" timeOffset="1498">1988 522 24575,'4'8'0,"0"-2"0,2 4 0,1-3 0,1 5 0,-1-5 0,-3 1 0,1-2 0,-2 0 0,3 1 0,0 1 0,-3-4 0,4 4 0,-4-5 0,3 3 0,-2-2 0,0 0 0,1 2 0,2 2 0,-1-5 0,5 11 0,-6-10 0,3 8 0,-4-9 0,0 3 0,-3-4 0,-2 4 0,-5 0 0,1-1 0,-32 22 0,-26 0 0,-1 10 0,-19-4 0,53-16 0,-6-2 0,23-3 0,0-5 0,4 2 0,15-5 0,-3-2 0,7-2 0,-8 0 0</inkml:trace>
  <inkml:trace contextRef="#ctx0" brushRef="#br0" timeOffset="5274">1989 149 24575,'-2'10'0,"0"-1"0,2 2 0,0-4 0,0-1 0,0-1 0,0 5 0,0-5 0,0 6 0,3 1 0,-3-3 0,8 5 0,-2-7 0,2 2 0,6 0 0,-8-6 0,10 3 0,-4-6 0,-1 0 0,2 0 0,-7 0 0,2-2 0,-3 2 0,4-6 0,-4 3 0,5-5 0,-5 3 0,1-1 0,-2 2 0,0 0 0,-2 0 0,2-3 0,-3 3 0,0-9 0,-1 8 0,0-6 0,0-1 0,0-1 0,0-1 0,0 3 0,-1 5 0,-2 0 0,-1-1 0,-2 1 0,1 2 0,-1 2 0,-6 0 0,3 0 0,-5 1 0,7-1 0,-3 2 0,5 0 0,-5 0 0,5 0 0,1 0 0,2 0 0</inkml:trace>
  <inkml:trace contextRef="#ctx0" brushRef="#br0" timeOffset="7584">2282 149 24575,'0'15'0,"0"-2"0,0 5 0,3-2 0,-2-2 0,1 2 0,0-7 0,-1 5 0,1-7 0,-2 1 0,0-2 0,0-1 0,1 3 0,2-6 0,3 6 0,-2-7 0,4 2 0,7-1 0,-5-1 0,5 1 0,-7-2 0,-2-4 0,2-1 0,-1 0 0,1 0 0,-4 4 0,6-2 0,-5 0 0,5-3 0,-5 1 0,-1-3 0,-1 4 0,3-11 0,-2 9 0,4-16 0,-5 9 0,0-3 0,2 2 0,-5 8 0,4-3 0,-3 4 0,2-1 0,-2 1 0,1 1 0,-2 10 0,-3 4 0,2 4 0,-2 6 0,3-5 0,0 4 0,0-1 0,0-7 0,0-1 0,0-6 0,0 4 0,0-3 0,4 3 0,-1-6 0,3 4 0,-2-4 0,0 1 0,0-2 0,-1-1 0,-1 0 0</inkml:trace>
  <inkml:trace contextRef="#ctx0" brushRef="#br0" timeOffset="9020">2638 1 24575,'4'15'0,"0"-6"0,-1 25 0,-2-8 0,1 15 0,-2-13 0,0-12 0,0-2 0,0-7 0,0 3 0,0-3 0,0 1 0,0 0 0,0 29 0,0-22 0,0 19 0,0-27 0,0-3 0,0 4 0,2-3 0,-1 1 0,2 0 0,5 4 0,-2-3 0,3 3 0,-3-8 0,9-3 0,-7 1 0,17-10 0,-17 6 0,9-6 0,-7 4 0,-1 1 0,1-1 0,-4 2 0,0 0 0,-3 1 0,-2 1 0</inkml:trace>
  <inkml:trace contextRef="#ctx0" brushRef="#br0" timeOffset="10292">2616 154 24575,'26'0'0,"-2"0"0,-18 0 0,3 0 0,-3 0 0,0-1 0,2 0 0,-3-3 0,3 4 0,-2-2 0,0 2 0,11 0 0,-7 0 0,5 0 0,-11 0 0,-2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8T21:42:53.03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1 615 24575,'27'0'0,"29"0"0,-1 0 0,3 0 0,5 0 0,-7 0 0,3 0 0,25 0 0,1 0 0,-21 0 0,-2 0 0,12-3 0,-6 1 0,7 0 0,11-8 0,-18 0 0,-30 2 0,3-1 0,-34 9 0,1 0 0,-4 0 0,18-7 0,-8 5 0,11-5 0,-12 7 0,-6 0 0,-1 0 0,0 0 0,-2 0 0,6 0 0,-5 0 0,3 0 0,-4 0 0,-2 0 0,0 0 0</inkml:trace>
  <inkml:trace contextRef="#ctx0" brushRef="#br0" timeOffset="2037">1258 434 24575,'20'11'0,"-6"-4"0,9 2 0,21 11 0,-28-14 0,31 18 0,-38-20 0,5 4 0,-8-5 0,-2 1 0,1 0 0,-4 2 0,-1-2 0,-7 11 0,1-7 0,-7 8 0,6-7 0,-3 1 0,-1 0 0,4-3 0,-13 6 0,15-8 0,-9 4 0,10-3 0,1 0 0,-13 12 0,11-10 0,-11 6 0,14-12 0,0-2 0</inkml:trace>
  <inkml:trace contextRef="#ctx0" brushRef="#br0" timeOffset="62508">362 179 24575,'0'13'0,"0"9"0,0-6 0,0 9 0,0-14 0,0 1 0,0-4 0,0-4 0,0-12 0,0 2 0,0-10 0,3 2 0,3-2 0,2 1 0,4-1 0,-7 9 0,2-1 0,-2 2 0,-1 1 0,10-2 0,-8 4 0,7 1 0,-9 2 0,0 0 0,0 2 0,1 14 0,-2-2 0,2 13 0,-1-7 0,-1-7 0,2-7 0,-5-7 0,7-11 0,-3 2 0,36-42 0,-22 31 0,20-25 0,-22 37 0,-12 8 0,6 9 0,-9 14 0,6 12 0,-1-3 0,0-3 0,-1-14 0,-3-4 0,-1-6 0,1 1 0,-2-1 0,0 0 0,0 0 0,0-2 0,0 0 0</inkml:trace>
  <inkml:trace contextRef="#ctx0" brushRef="#br0" timeOffset="63541">885 0 24575,'-32'86'0,"1"-1"0,-1-6 0,14-21 0,23-47 0,-1-7 0,4-2 0,-3-2 0,3-2 0,4-6 0,-4 0 0,3-2 0,-7 4 0,-4 4 0,0 0 0</inkml:trace>
  <inkml:trace contextRef="#ctx0" brushRef="#br0" timeOffset="65114">1021 151 24575,'4'2'0,"4"0"0,-1-2 0,7 0 0,4 0 0,-5 0 0,1 0 0,25 0 0,-13 0 0,22 0 0,-29 0 0,-3 0 0,-11 0 0,5 0 0,-8 0 0,0 0 0</inkml:trace>
  <inkml:trace contextRef="#ctx0" brushRef="#br0" timeOffset="66106">1187 33 24575,'-2'8'0,"-3"5"0,2 5 0,-3 1 0,-5 20 0,5-19 0,-4 12 0,6-23 0,2 1 0,0-5 0,2 1 0,0 6 0,0-6 0,0 12 0,0-12 0,-2 9 0,2-10 0,-2 5 0,2-4 0,0-1 0,10-1 0,-4-2 0,17-2 0,-15 0 0,8 0 0,-9 0 0,-1-2 0,0-1 0,-2 1 0,-1-2 0,-1 4 0,-2-2 0</inkml:trace>
  <inkml:trace contextRef="#ctx0" brushRef="#br0" timeOffset="67029">1363 49 24575,'8'10'0,"-3"-3"0,12 14 0,-9-7 0,7 6 0,-7-1 0,-5-4 0,5 5 0,-4-8 0,0 0 0,-4-5 0,0 1 0,2 2 0,-1-1 0,1 3 0,-2-3 0,0-1 0,-2-2 0,-7-1 0,3 0 0,-13-2 0,13-1 0,-8-1 0,11 0 0,-1 1 0</inkml:trace>
  <inkml:trace contextRef="#ctx0" brushRef="#br0" timeOffset="69905">1651 127 16528,'-12'0'0,"-1"2"3524,-1 4-3524,5-1 1384,-5 3-1384,11-4 736,0 2-736,2 1 2403,-1 7-2403,2-6 0,0 6 0,0-9 0,0 1 0,0-2 0,4 10 0,-1-8 0,3 9 0,-2-12 0,2 3 0,2-6 0,5 5 0,2-5 0,-3 5 0,-2-5 0,3 4 0,-6-4 0,4 2 0,-9-2 0</inkml:trace>
  <inkml:trace contextRef="#ctx0" brushRef="#br0" timeOffset="70919">1827 161 24575,'-2'7'0,"-3"5"0,4-6 0,-3 6 0,3-6 0,-1 10 0,2-8 0,0 6 0,2-12 0,2 0 0,1-2 0,5 0 0,-5 0 0,4 0 0,-4 0 0,14-4 0,-12 1 0,11-3 0,-14 0 0,0 1 0,-2-4 0,0 3 0,-2-3 0,0 2 0,0 0 0,0-1 0,-2 4 0,-4-2 0,-1 1 0,-1 1 0,-2 2 0,-2 0 0,-7 2 0,6 0 0,-2 0 0,15 0 0,0 0 0,4 0 0</inkml:trace>
  <inkml:trace contextRef="#ctx0" brushRef="#br0" timeOffset="72687">2102 156 24575,'-15'0'0,"3"0"0,8 2 0,-21 15 0,16-11 0,-14 12 0,22-16 0,1 6 0,0-3 0,0 5 0,1-4 0,4 3 0,-3-3 0,6 2 0,-5-3 0,3 1 0,-2-4 0,0 2 0,0-2 0,2 6 0,-3-1 0,1 1 0,-4-2 0,0-2 0,0 0 0,-2-1 0,-7-1 0,1-2 0,-3 0 0,-9 2 0,-4 3 0,-14 3 0,13 0 0,9-4 0,21-2 0,-2-2 0,6 0 0</inkml:trace>
  <inkml:trace contextRef="#ctx0" brushRef="#br0" timeOffset="75250">2287 59 24575,'-5'8'0,"-3"8"0,7-9 0,-4 5 0,5-4 0,-2-1 0,2 11 0,-2-8 0,-1 11 0,3-5 0,-6 3 0,5-3 0,-1-6 0,2-4 0,0 0 0,0-1 0,0 7 0,0-7 0,2 5 0,0-8 0,2 0 0,0-2 0,2 2 0,-1-2 0,1 4 0,2-3 0,-3 0 0,5-1 0,-4 0 0,2 0 0,2 0 0,-3 0 0,3 0 0,-5 0 0,3 0 0,-4 0 0,9 0 0,-8 0 0,12-2 0,-8-1 0,3-2 0,-4-1 0,-4 1 0,13-14 0,-11 12 0,10-12 0,-14 10 0,1 2 0,-1-3 0,-2 5 0,2-7 0,-1 3 0,2-3 0,-3-4 0,0 8 0,0-5 0,-2 5 0,1 3 0,-2-3 0,-1-3 0,0 3 0,-3-4 0,2 7 0,-1 1 0,-2 0 0,3 4 0,-7-2 0,7 2 0,-11 0 0,8 0 0,-5 0 0,5 0 0,1 0 0,1 0 0,-8 0 0,7 0 0,-7 2 0,9 0 0,-1 1 0,2 0 0,2 0 0,-2 1 0,3 0 0,-1 0 0,2 0 0,0 0 0,0 0 0,0 3 0,0-1 0,0 2 0,0-1 0,0 2 0,4-3 0,1 3 0,1-4 0,4-1 0,-5-2 0,3-2 0,-4 0 0,0 0 0,2 0 0,1 0 0,-1 0 0,0 0 0,-2 0 0,0 0 0,2 0 0,-1 0 0,1 2 0,2 0 0,-1 2 0,1 0 0,-4-1 0,-2-1 0</inkml:trace>
  <inkml:trace contextRef="#ctx0" brushRef="#br0" timeOffset="77104">2554 353 24575,'15'0'0,"-3"0"0,-8 0 0,0 0 0,9 0 0,-7 0 0,8 0 0,-6-2 0,1-2 0,-1-1 0,-2-1 0,0 0 0,-1 1 0,-1-1 0,11-11 0,-10 9 0,9-9 0,-13 11 0,-2 1 0,-4-1 0,-6 1 0,4 2 0,-8 1 0,10 2 0,-3 0 0,2 0 0,1 0 0,-1 0 0,0 1 0,3 2 0,-1 5 0,4-3 0,0 6 0,0-6 0,0 3 0,-1-2 0,0-1 0,-1 3 0,2-4 0,0 2 0,0 0 0,0-1 0,0 1 0,0-2 0,0 0 0,4 2 0,-1-1 0,3 1 0,-2-4 0,2 0 0,8-2 0,-5 0 0,7 0 0,-11 0 0,2 0 0,0 4 0,-1-1 0,4 4 0,-3 0 0,5-1 0,-5-1 0,1-2 0,-4-2 0,4 1 0,1-2 0,-1 0 0,4 0 0,-7 0 0,1 0 0,-4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8T21:42:40.67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62 24 24575,'11'-2'0,"3"0"0,-9 2 0,9 0 0,15-5 0,3 0 0,32 0 0,-21 0 0,23 5 0,-39 0 0,12 0 0,-24 0 0,7 0 0,23 0 0,-2 0 0,42 0 0,-46 0 0,11 0 0,-45 0 0,4 0 0,-2 0 0,1 0 0,9 0 0,-3 0 0,4 0 0,-7 0 0,-3 0 0,-2 0 0,7 0 0,3 0 0,12 0 0,12 0 0,-4 0 0,2 0 0,-19 0 0,-1 0 0,-9 0 0,3 0 0,-5 0 0,-1 0 0,2 0 0,-1 0 0,-1 0 0,0 0 0,-2 0 0,0 0 0,1 0 0,-1 0 0,0 0 0,0 0 0,2 0 0,1 0 0,-1 0 0,12 0 0,-11 0 0,13 0 0,-15 0 0,3 0 0,-4 0 0,2 0 0,0 0 0,1 0 0,1 0 0,-4 0 0,6 0 0,-5 0 0,3 0 0,-4 0 0,0 0 0,0 0 0,1 0 0,-1 0 0,6 3 0,-4-2 0,4 3 0,-5-2 0,-3 3 0,3 2 0,-4-1 0,3 1 0,-2-4 0,0-1 0,5 8 0,-4-4 0,15 39 0,-11-15 0,12 35 0,-4 2 0,-7-21 0,4 5 0,-12-40 0,2-1 0,-2-3 0,0-1 0,0 8 0,2-6 0,-2 7 0,2-7 0,-2-1 0,0 2 0,0-2 0,0 10 0,0-9 0,0 6 0,0-6 0,0 1 0,2 5 0,-2-7 0,2 3 0,-2-2 0,0-3 0,0 8 0,0-1 0,0 0 0,0 12 0,0-14 0,0 17 0,0-17 0,0 3 0,0-5 0,0-4 0,0 9 0,0-6 0,0 4 0,0-7 0,0-2 0</inkml:trace>
  <inkml:trace contextRef="#ctx0" brushRef="#br0" timeOffset="2047">0 743 24575,'10'1'0,"-1"2"0,1-1 0,3 0 0,-5-2 0,12 0 0,5 0 0,-6 0 0,9 0 0,-18-2 0,7 2 0,21-5 0,-14 4 0,11-1 0,-22 2 0,-4 0 0,-3 0 0,2-2 0,0 1 0,-1-1 0,3 2 0,29 0 0,-23 0 0,39 0 0,6 0 0,-5 0 0,9 0 0,-35 0 0,-22 0 0,-4 0 0,6 0 0,-2 0 0,7 0 0,-2 0 0,-2 0 0,10 0 0,-6 0 0,42 0 0,-20 0 0,37 0 0,12 0 0,-18 0 0,29 0 0,-62 0 0,-3 0 0,-27 0 0,1 0 0,-2 0 0,8 0 0,-5 2 0,7-1 0,-10 0 0,4 1 0,-3-1 0,3 1 0,-4-2 0,2 0 0,-1 0 0,-1 0 0,2 0 0,-2 0 0,2 0 0,-1 0 0,-3 0 0,0 0 0</inkml:trace>
  <inkml:trace contextRef="#ctx0" brushRef="#br0" timeOffset="3588">318 277 24575,'0'15'0,"-6"3"0,-2 1 0,-4 10 0,5-6 0,-5 10 0,7-18 0,-2 3 0,7-13 0,0 1 0,0-2 0,0 0 0,4 0 0,-1 0 0,3 1 0,0-3 0,0 0 0,2-2 0,7 0 0,8 13 0,-7-10 0,3 10 0,-15-13 0,2 0 0,-1-2 0,9 2 0,-8-2 0,6 2 0,-9 0 0,-2 0 0</inkml:trace>
  <inkml:trace contextRef="#ctx0" brushRef="#br0" timeOffset="4465">534 367 24575,'0'26'0,"0"2"0,4-13 0,-1 0 0,5 6 0,-6-13 0,1 4 0,-3-6 0,0-1 0,0 1 0,0-2 0,0 0 0,0 2 0,0 0 0,0 15 0,0-9 0,0 9 0,0-15 0,-2 0 0,2-5 0,-6-6 0,5 2 0,-3-3 0</inkml:trace>
  <inkml:trace contextRef="#ctx0" brushRef="#br0" timeOffset="5703">525 287 24575,'8'-2'0,"2"-2"0,-1 4 0,1-4 0,-1 2 0,-3-1 0,0 1 0,0 4 0,-3 0 0,1 3 0,-3 1 0,2-2 0,1 4 0,-2-3 0,2 1 0,0 2 0,-1-3 0,1 4 0,-4-4 0,0 7 0,-4-7 0,-3 5 0,-6-5 0,3-3 0,-8 4 0,11-6 0,-7 3 0,4-3 0,2 0 0,-2 0 0,12 0 0,5 0 0,-1 0 0,2 0 0</inkml:trace>
  <inkml:trace contextRef="#ctx0" brushRef="#br0" timeOffset="6434">788 318 24575,'0'63'0,"0"-12"0,0 0 0,0 8 0,0 18 0,0-39 0,-2-25 0,2 6 0,-2-14 0,2 12 0,0 1 0,0-9 0,5-4 0,-3-14 0,3-5 0,-5 8 0,0 2 0</inkml:trace>
  <inkml:trace contextRef="#ctx0" brushRef="#br0" timeOffset="7202">822 461 24575,'2'4'0,"2"0"0,0 2 0,1-3 0,9 3 0,-6-5 0,28 2 0,-17-3 0,12 0 0,-12-2 0,-11 1 0,4-2 0,-11 2 0,-4-1 0,0 2 0,0 0 0</inkml:trace>
  <inkml:trace contextRef="#ctx0" brushRef="#br0" timeOffset="8786">811 277 24575,'20'9'0,"-6"-1"0,-1-6 0,9-2 0,-12 2 0,15-2 0,-20 0 0,5 0 0,-3 0 0,-1 0 0,2 0 0,-4 0 0,3 0 0,0 0 0,-2 0 0,1 0 0,-4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8T21:42:34.65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0 179 24575,'11'-2'0,"7"2"0,-9-2 0,5 2 0,-8-2 0,8 2 0,5-2 0,6 2 0,6 0 0,1 0 0,-3-3 0,-7 2 0,-10-1 0,-7 2 0,1 0 0,6-3 0,-6 2 0,13-2 0,-14 3 0,12 0 0,-7-1 0,1 0 0,5-3 0,-4 4 0,4-2 0,19 2 0,1 0 0,8 0 0,12 0 0,-2 0 0,5 0 0,6 0 0,-15 0 0,2 0 0,43 0 0,0 0 0,-43 0 0,-2 0 0,13 0 0,-1 0 0,33 0 0,-48 0 0,12 0 0,-48 0 0,-5 0 0,2 0 0,-1 0 0,6 0 0,-5 0 0,2 0 0,-3 0 0,-2 0 0,5 0 0,-5 0 0,3 0 0,-4 0 0,2 0 0,-2 0 0,2 0 0,1 0 0,1 0 0,-1 0 0,-1 0 0,-2 0 0,6 0 0,-4 0 0,8 0 0,-9 0 0,1 0 0,-4 0 0</inkml:trace>
  <inkml:trace contextRef="#ctx0" brushRef="#br0" timeOffset="1158">1612 18 24575,'24'32'0,"-1"-2"0,11 12 0,2 1 0,-7-7 0,18 17 0,-43-49 0,0 0 0,-4 0 0,-19 14 0,-10 4 0,-9 5 0,6-7 0,-17 4 0,30-15 0,-18 9 0,35-16 0,0 0 0</inkml:trace>
  <inkml:trace contextRef="#ctx0" brushRef="#br0" timeOffset="2485">2060 1 24575,'0'71'0,"0"0"0,0-5 0,0-6 0,0 7 0,0-14 0,0 6 0,0-34 0,0 4 0,0-15 0,0 5 0,-2 3 0,1-3 0,-4-5 0,5 0 0,0-7 0,0 5 0,2-9 0,-2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8T21:39:09.40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96 24 24575,'0'8'0,"0"10"0,0-9 0,0 15 0,0-15 0,0 11 0,0-6 0,0 5 0,0 5 0,0-9 0,0 5 0,0-13 0,0 3 0,0-6 0,0 2 0,0-1 0,0 1 0,0-2 0,0 6 0,0-8 0,0 6 0,0-10 0</inkml:trace>
  <inkml:trace contextRef="#ctx0" brushRef="#br0" timeOffset="855">108 1 24575,'-4'0'0,"0"0"0,-6 11 0,4-5 0,-9 8 0,9-9 0,-5 5 0,2-2 0,2-1 0,-3 4 0,6-6 0,-1 3 0,0 0 0,2-3 0,-1 3 0,0-4 0,5-3 0,5-12 0,-2 6 0,3-7 0</inkml:trace>
  <inkml:trace contextRef="#ctx0" brushRef="#br0" timeOffset="1754">101 27 24575,'4'4'0,"-1"0"0,4 4 0,-6-3 0,9 5 0,-8-6 0,13 8 0,-9-7 0,6 5 0,-6-6 0,-1 0 0,1-1 0,-2 0 0,-2 0 0,2 1 0,-2 0 0,4 2 0,-1-2 0,3 4 0,-6-5 0,2 1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8T21:39:05.22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3 24575,'16'2'0,"0"-2"0,-9 2 0,3-2 0,-5 0 0,3 0 0,4 0 0,-4 0 0,22 0 0,-13 0 0,13 0 0,-1 0 0,-8 0 0,0 0 0,-1 0 0,-13 0 0,9 0 0,-5 0 0,-4 0 0,4 0 0,-7 0 0,2 0 0,-1 0 0,1 0 0,1 0 0,-2 0 0,11 0 0,-3 0 0,7 0 0,34 0 0,-27 0 0,40 0 0,-37 0 0,22 0 0,6 0 0,-5 0 0,-9 0 0,-24 0 0,-12 0 0,-4 0 0,9 0 0,-7 0 0,13-3 0,-6 3 0,6-3 0,-1 3 0,0 0 0,-7 0 0,0 0 0,-3 0 0,-4 0 0,8 0 0,9 0 0,-1 0 0,8 0 0,-13 0 0,-3 0 0,-7 0 0,-4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8T21:38:59.43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216 0 24575,'-11'0'0,"2"0"0,3 0 0,2 0 0,0 2 0,0-2 0,-31 24 0,23-17 0,-23 18 0,29-23 0,3 2 0,-6 6 0,6-4 0,-7 9 0,2-3 0,-3 3 0,-3 7 0,5-10 0,1 0 0,4-4 0,4-3 0,-4 9 0,4-7 0,-4 23 0,3-20 0,-1 18 0,2-23 0,0 2 0,0 1 0,0 4 0,0 1 0,0-2 0,0-1 0,0 3 0,0-3 0,0 4 0,0-5 0,0-3 0,2 4 0,-1 1 0,4 2 0,-4-1 0,5-3 0,-4 0 0,2-2 0,6 9 0,-5-10 0,9 8 0,-3-9 0,0 2 0,6-2 0,-10-3 0,5 2 0,-8-4 0,4 2 0,-1-2 0,-1 0 0,8 0 0,-6 0 0,7 0 0,-7 0 0,3 0 0,-5 0 0,4 0 0,-2 0 0,-1-2 0,3 2 0,-5-2 0,3-2 0,-2-1 0,7-5 0,-6 3 0,6-5 0,-10 7 0,8-11 0,-6 8 0,5-5 0,-2 3 0,-3 5 0,1-8 0,-4 7 0,2-4 0,3-18 0,2 12 0,4-22 0,-6 26 0,0-7 0,-6 11 0,1-3 0,-2 1 0,0 5 0,0-8 0,0 7 0,0-6 0,0-2 0,0-1 0,0-9 0,0 11 0,-2-6 0,-3 10 0,0-3 0,-3 1 0,3 6 0,-1-3 0,-2 0 0,1 4 0,-4-3 0,3 6 0,1-1 0,1 1 0,0 0 0,2-1 0,-4 2 0,3 2 0,-1 0 0,1 1 0,1 0 0,2-2 0,0 1 0</inkml:trace>
  <inkml:trace contextRef="#ctx0" brushRef="#br0" timeOffset="1283">105 190 24575,'0'12'0,"0"-5"0,8 17 0,-4-14 0,20 36 0,-12-27 0,9 16 0,-11-22 0,-2-6 0,-1-1 0,-1-2 0,0 0 0,-2 0 0,4 2 0,-2-1 0,5 1 0,-4-4 0,0 0 0,-2-2 0,-3-2 0,0-2 0,-2-3 0,0-1 0,0 1 0,0-5 0,0 8 0,0-4 0</inkml:trace>
  <inkml:trace contextRef="#ctx0" brushRef="#br0" timeOffset="2239">287 177 24575,'-4'13'0,"-6"7"0,7-10 0,-10 15 0,1-13 0,-5 11 0,7-13 0,-5 6 0,9-11 0,-7 5 0,3-2 0,3-1 0,-1 1 0,-2 2 0,1 0 0,-2 3 0,5-5 0,4 0 0,0-3 0,2 1 0,-4 0 0,0 2 0,1-1 0,-3 1 0,6-6 0,-2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8T21:38:51.53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134 1176 24575,'-5'-4'0,"3"-3"0,-2 1 0,4-1 0,-2-25 0,2 6 0,0-33 0,0 9 0,0 14 0,0-7 0,0 31 0,0-7 0,-3 3 0,2 9 0,-3-9 0,3 10 0,-1-1 0,1-9 0,-3 3 0,0-9 0,-2 4 0,-1-9 0,-2 3 0,-1-14 0,3 10 0,3-8 0,2 17 0,1-2 0,0 13 0,1 0 0,0-1 0,0 3 0,0-9 0,0 3 0,-2-6 0,1 6 0,-1 4 0,2 1 0,0-1 0,0-2 0,-2 4 0,2-1 0,-2 1 0,2 0 0,0-9 0,0 7 0,0-5 0,0 7 0,0-5 0,0 4 0,-2-6 0,2 7 0,-2-1 0,2-3 0,-3-1 0,2 1 0,-1-8 0,0 9 0,1-5 0,-1 5 0,1 1 0,0-3 0,-1 4 0,2-9 0,0 10 0,-2-8 0,0 11 0,0-5 0,0 4 0,0-5 0,1-1 0,-1 3 0,2-5 0,0 5 0,-1-5 0,0 5 0,-1-1 0,2-4 0,-2 5 0,2-7 0,-2 9 0,2-3 0,0 4 0,-2-2 0,2 1 0,-2-1 0,2 2 0,0-3 0,0 3 0,2 0 0,0 0 0,2 1 0,2 2 0,-1 1 0,1 0 0,12 0 0,-8 0 0,51 0 0,-20 0 0,35 0 0,10 0 0,-38 0 0,12 0 0,-48 0 0,-3 0 0,-2 0 0,23 0 0,6 0 0,8 0 0,3 0 0,-5 0 0,44 0 0,-18 0 0,6-2 0,-44 1 0,-22-1 0,1 2 0,-3 0 0,12 0 0,-12 0 0,6 0 0,-6 0 0,1 0 0,-3 0 0,0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8T21:38:32.48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35 1 24575,'0'6'0,"0"4"0,0-5 0,0 7 0,0-1 0,0-1 0,0 4 0,0-6 0,0 1 0,0-1 0,0-2 0,0-1 0,0 1 0,0 0 0,0-2 0,0 2 0,2 2 0,-2-3 0,4 5 0,-4-5 0,2 3 0,-2-4 0,2 4 0,-2-3 0,2 1 0,0 1 0,-1-1 0,0 3 0,-1 2 0,0-3 0,0 4 0,0 1 0,0-5 0,0 6 0,0-7 0,0-1 0,0 2 0,0-4 0,0 2 0,0 0 0,0-1 0,0 3 0,0-3 0,0 1 0,0 0 0,0-2 0,0 2 0,-1-2 0,0 2 0,-3-1 0,4 1 0,-2 0 0,2-1 0,-3 7 0,3-4 0,-3 2 0,3-3 0,-2-1 0,1-2 0,-2 2 0,0-4 0,1 2 0,0-2 0,-1 9 0,3-5 0,-5 4 0,3-6 0,-1 0 0,1 1 0,1-1 0,0 0 0,-1 0 0,0 2 0,2-3 0,-2 1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8T21:38:23.83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42 0 24575,'-8'4'0,"1"-1"0,3 4 0,2-2 0,0 1 0,2-2 0,-2 0 0,2 0 0,0 1 0,0 3 0,0-3 0,0 9 0,0 0 0,0-2 0,0 4 0,0-9 0,0 1 0,0 4 0,0-7 0,0 7 0,0-7 0,0 1 0,0 0 0,0-2 0,0 2 0,0-2 0,0 1 0,2-1 0,-2 4 0,2-3 0,2 6 0,-3-6 0,4 5 0,-4-5 0,4 1 0,-2-2 0,3 0 0,-2 0 0,0 0 0,0 1 0,2-3 0,3 0 0,-2-2 0,2 0 0,-2 0 0,-1-2 0,2-2 0,-5-1 0,2-3 0,-4 3 0,1-1 0,0-2 0,0 3 0,0-3 0,0 4 0,-2-1 0,2-1 0,-2 2 0,2-2 0,-2-2 0,0 2 0,0-3 0,0 4 0,0-8 0,2 4 0,-1-3 0,0 3 0,-1 4 0,0-1 0,0 0 0,0 1 0,0-3 0,0 1 0,0-1 0,0 1 0,-1 1 0,0 2 0,-5 0 0,6-1 0,-6-1 0,4 2 0,-1-3 0,-7 2 0,6 3 0,-8-3 0,5 3 0,-3-2 0,3 1 0,-3-1 0,5 4 0,-1-2 0,0 2 0,1 2 0,-1 0 0,2 2 0,0 1 0,0 2 0,1-2 0,-2 5 0,4-5 0,-5 1 0,6-2 0,-2 0 0,2 2 0,0-1 0,0 3 0,0-2 0,2 2 0,0-1 0,2-1 0,0-4 0,0 2 0,1-2 0,-1 1 0,0 2 0,2-4 0,-1 5 0,1-6 0,-2 2 0,0 0 0,0 0 0,2 0 0,-1 2 0,1-3 0,-2 0 0,2-1 0,-2 0 0,4 0 0,-5 0 0,1 0 0</inkml:trace>
  <inkml:trace contextRef="#ctx0" brushRef="#br0" timeOffset="1688">261 313 24575,'3'6'0,"-2"0"0,1 0 0,-1-1 0,1 9 0,-2-1 0,0 1 0,1-2 0,0-8 0,1 2 0,-2-1 0,0-1 0,0 0 0,0 2 0,0-3 0,0 0 0</inkml:trace>
  <inkml:trace contextRef="#ctx0" brushRef="#br0" timeOffset="2362">293 199 24575,'0'0'0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8T21:38:11.08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 98 24575,'-2'14'0,"-2"-2"0,3 1 0,0-5 0,1 0 0,0 16 0,0-12 0,0 15 0,1-22 0,2 3 0,1-4 0,2-2 0,-2 0 0,2-4 0,4-9 0,1-4 0,2 0 0,-3 1 0,-6 10 0,-2 0 0,0-2 0,-2 1 0,2 10 0,-2 1 0,0 7 0,4-2 0,-3-6 0,4 5 0,-2-5 0,3 2 0,-2-2 0,2 1 0,2 0 0,-3-1 0,22 17 0,-18-13 0,21 12 0,-24-18 0,4-1 0,-5-2 0,-1-2 0,0 0 0,0-2 0,0 0 0,0-1 0,0 1 0,2-2 0,-1 3 0,1-4 0,-4 4 0,2-7 0,-2 3 0,1-1 0,-1-7 0,-2 7 0,0-8 0,0 9 0,0-1 0,0 1 0,0 3 0,1-4 0,0 3 0,1-3 0,-2 3 0,0-1 0,0 4 0,0 0 0</inkml:trace>
  <inkml:trace contextRef="#ctx0" brushRef="#br0" timeOffset="1529">475 255 24575,'-9'-2'0,"-1"0"0,5 2 0,-3 0 0,-9 8 0,8-4 0,-15 12 0,18-11 0,-5 7 0,9-7 0,2 6 0,0-4 0,0 4 0,0-3 0,0-4 0,0 2 0,0 2 0,0-3 0,0 5 0,0-6 0,8 3 0,-4-4 0,11 0 0,-10-3 0,2 0 0,1 0 0,-3 0 0,5 0 0,-3-2 0,-1 1 0,2-1 0,-3 2 0,-3 0 0,-1 0 0,-3 0 0</inkml:trace>
  <inkml:trace contextRef="#ctx0" brushRef="#br0" timeOffset="4015">594 124 24575,'12'-2'0,"4"0"0,-3 2 0,1 0 0,-8 0 0,7 0 0,18 0 0,-13 0 0,12 0 0,-27-2 0,0 2 0,-5-2 0</inkml:trace>
  <inkml:trace contextRef="#ctx0" brushRef="#br0" timeOffset="6141">706 0 24575,'-3'7'0,"0"-1"0,0 0 0,1-1 0,0 1 0,2-2 0,-2 2 0,2-2 0,-2 2 0,2 0 0,0-1 0,-4 3 0,1-4 0,-4 11 0,5-9 0,-1 14 0,3-14 0,0 7 0,0-7 0,0 0 0,0 3 0,0-1 0,0 0 0,0-1 0,0 2 0,0-4 0,0 5 0,0-5 0,0 3 0,0-4 0,0 4 0,0-3 0,0 1 0,0-2 0,0 0 0,0 0 0,0 0 0,0 2 0,0-1 0,0 3 0,0-3 0,4 2 0,-3 0 0,4-1 0,-3 0 0,3-2 0,1 3 0,-2-3 0,2 2 0,-2-4 0,-1 2 0,0-3 0,0 0 0,1-1 0,0-1 0,0-2 0,0-3 0,-1 1 0,1-7 0,-1 6 0,2-4 0,-3 7 0,0 1 0</inkml:trace>
  <inkml:trace contextRef="#ctx0" brushRef="#br0" timeOffset="7771">984 149 24575,'23'0'0,"8"0"0,-2 0 0,0 0 0,2 0 0,-12 0 0,-3 0 0,-4 0 0,-7 0 0,-1 0 0,-2 0 0</inkml:trace>
  <inkml:trace contextRef="#ctx0" brushRef="#br0" timeOffset="8442">1095 56 24575,'0'6'0,"0"0"0,0 0 0,0 1 0,0 9 0,0-1 0,0 7 0,0 14 0,0-20 0,0 20 0,0-30 0,3 18 0,-2-15 0,1 8 0,-2-13 0,0-2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8T21:38:00.27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116 182 24575,'-7'-3'0,"-5"-1"0,1 3 0,-5-2 0,5 3 0,1 2 0,6 0 0,-3 3 0,3-1 0,0 0 0,2 4 0,0-3 0,0 5 0,1 0 0,-2-3 0,2 3 0,-1-4 0,2 0 0,-4 4 0,3-1 0,-2 0 0,1 0 0,1-4 0,-2 5 0,2-5 0,-1 1 0,2 2 0,0-3 0,0 4 0,0-4 0,0 1 0,0 2 0,2-3 0,0 3 0,4-6 0,-1 0 0,3-2 0,-2 0 0,1 0 0,-1 0 0,0 0 0,0 0 0,4 0 0,-3 0 0,3 0 0,-5 0 0,1-2 0,-4 2 0,0-2 0</inkml:trace>
  <inkml:trace contextRef="#ctx0" brushRef="#br0" timeOffset="1571">267 248 24575,'-4'6'0,"-2"4"0,6-5 0,-4 5 0,3-6 0,0 2 0,1-2 0,0 2 0,0-1 0,0 3 0,0-3 0,0 1 0,0-2 0,3 2 0,0 0 0,7 1 0,-5-3 0,6-2 0,1 0 0,-3-1 0,3 2 0,-5-3 0,3 0 0,-3 0 0,1 0 0,-4 0 0,2 0 0,-1 0 0,3 0 0,-2 0 0,2 0 0,1-4 0,1-1 0,-3-1 0,1 0 0,-6 1 0,0-1 0,-2 2 0,0-2 0,0 0 0,0 1 0,0-3 0,0 3 0,0-5 0,0 5 0,0-5 0,-2 4 0,0-1 0,-3 3 0,1-2 0,0 2 0,0-3 0,-3 3 0,3 2 0,-11 2 0,9 0 0,-6 0 0,7 0 0,-1 0 0,0 0 0,-1 0 0,-9 0 0,9 0 0,-11 2 0,13-2 0,-3 2 0,4 0 0,2 0 0,10 3 0,-4-2 0,7-1 0,-10-2 0</inkml:trace>
  <inkml:trace contextRef="#ctx0" brushRef="#br0" timeOffset="2956">616 197 24575,'-12'0'0,"3"0"0,-1 0 0,5 2 0,-1 0 0,-4 6 0,2-3 0,-11 5 0,3-2 0,3-1 0,3 0 0,10-1 0,0-1 0,0 1 0,0 0 0,0-2 0,4 2 0,-2 0 0,4-1 0,2 1 0,-1-4 0,5 4 0,1-2 0,-3 0 0,8-1 0,-10-3 0,7 0 0,-8 0 0,-1 1 0,0 0 0,-2 3 0,2-2 0,-3 2 0,-2 0 0,-1 0 0,0 1 0,0-1 0,0 0 0,-10 4 0,6-3 0,-12 4 0,9-6 0,-4 4 0,-3-3 0,6 0 0,-9 1 0,12-5 0,-3 2 0,2 0 0,1 0 0,-2 3 0,2-3 0,4 0 0,4-2 0</inkml:trace>
  <inkml:trace contextRef="#ctx0" brushRef="#br0" timeOffset="5891">884 1 24575,'0'6'0,"-1"4"0,-2-5 0,-1 3 0,-8 6 0,5-1 0,-8 8 0,8-3 0,-1-5 0,0 8 0,5-12 0,-2 13 0,5-14 0,0 7 0,0-1 0,0-6 0,0 15 0,0-10 0,0 17 0,0-16 0,0 11 0,2-16 0,-1 3 0,2-5 0,-2-2 0,4-1 0,-2 0 0,5 0 0,-3-2 0,1 2 0,-2-4 0,0 2 0,0-2 0,2 0 0,-3 2 0,4-1 0,-4 0 0,3 1 0,2-1 0,-3 1 0,5-6 0,-6 1 0,1-1 0,-4 2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8T21:45:36.76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1 802 24575,'8'-11'0,"-1"2"0,56-37 0,-20 18 0,12-10 0,3-2 0,7 1 0,-3 0 0,-13 16 0,0 13 0,0 1 0,3-1 0,37-5 0,-33 5 0,3 0 0,0 1 0,-3-1 0,33-11 0,-3 5 0,-41 1 0,-34 10 0,0 2 0,1-2 0,8 5 0,1-3 0,1 3 0,-8 0 0,-7 0 0,1 0 0,-6 0 0,0 0 0</inkml:trace>
  <inkml:trace contextRef="#ctx0" brushRef="#br0" timeOffset="1877">1569 0 24575,'-8'20'0,"3"-6"0,3 1 0,2-6 0,0 3 0,0-5 0,0 1 0,0 0 0,-2-3 0,2 5 0,-2-6 0,2 2 0,0-2 0,0 15 0,0-11 0,0 13 0,0-18 0,0 1 0</inkml:trace>
  <inkml:trace contextRef="#ctx0" brushRef="#br0" timeOffset="2732">1425 299 24575,'18'2'0,"3"-1"0,-7 2 0,-1-3 0,-5 0 0,-4 0 0,2 0 0,8 2 0,-7 1 0,7 0 0,-10-1 0,4-2 0,1 0 0,6 0 0,-4 0 0,2 0 0,-3 0 0,-5 0 0,1 0 0</inkml:trace>
  <inkml:trace contextRef="#ctx0" brushRef="#br0" timeOffset="3970">1511 467 24575,'8'3'0,"4"-1"0,5-2 0,-4 0 0,-1 0 0,-8 3 0,-2 0 0,0 3 0,-2 5 0,-2-4 0,2 4 0,-2-5 0,-17 9 0,12-8 0,-17 10 0,19-12 0,-3 3 0,4-4 0,-2 2 0,-5-1 0,5-2 0,-2 1 0,6 0 0,2 1 0,0 1 0,2 0 0,0-1 0,4 1 0,0-4 0,7 3 0,5-2 0,-5 0 0,11 0 0,-18-3 0,10 0 0,-9 0 0,-1 0 0,4 0 0,-3 0 0,3 0 0,-3 0 0,-3 0 0,-2 0 0</inkml:trace>
  <inkml:trace contextRef="#ctx0" brushRef="#br0" timeOffset="5571">1816 362 24575,'0'8'0,"0"4"0,0 2 0,-3 3 0,0-3 0,-2-1 0,3-6 0,-4-1 0,5-2 0,0-2 0,3-10 0,2 2 0,2-8 0,2 1 0,-1 6 0,8-16 0,-9 18 0,6-9 0,-8 14 0,0 0 0,6 3 0,-4 3 0,3 0 0,-4 6 0,-2-5 0,3 3 0,-2-2 0,0-1 0,-1-1 0,0-4 0,0-2 0,1-3 0,13-12 0,2-3 0,6-2 0,-8 4 0,-6 12 0,-4 2 0,-1 2 0,2 0 0,-3 0 0,1 0 0,-2 0 0,0 0 0,2 4 0,-1 0 0,1 9 0,-3-5 0,1 8 0,-3-11 0,3 13 0,-4-12 0,2 7 0,-4-13 0,0 0 0,-1-5 0,1 3 0,2 0 0</inkml:trace>
  <inkml:trace contextRef="#ctx0" brushRef="#br0" timeOffset="6739">2088 141 24575,'6'0'0,"2"0"0,3 0 0,-3 0 0,4 0 0,-7 0 0,1 0 0,-2 0 0,2 0 0,-2 0 0,2 0 0,-1 0 0,-1 10 0,-2-6 0,-3 14 0,-5-9 0,0 2 0,-2-1 0,2-5 0,1 1 0,-3 0 0,5 0 0,-3 1 0,6 0 0,-2-2 0,2 1 0,0-2 0,0 0 0,0 1 0,0 1 0,0-2 0,0 2 0,8-1 0,0-2 0,5-1 0,2-2 0,-4 0 0,7 0 0,-9 0 0,0 0 0,-7 0 0</inkml:trace>
  <inkml:trace contextRef="#ctx0" brushRef="#br0" timeOffset="7587">2375 176 24575,'-9'11'0,"-2"7"0,2-3 0,-4 10 0,3-5 0,0-5 0,-1 6 0,8-14 0,-8 10 0,10-12 0,-3 23 0,4-19 0,0 16 0,0-12 0,0-5 0,7 12 0,-1-12 0,6 5 0,2-4 0,10-2 0,25-2 0,-21 0 0,6-7 0,-32 1 0,-4 0 0</inkml:trace>
  <inkml:trace contextRef="#ctx0" brushRef="#br0" timeOffset="8618">2552 332 24575,'9'0'0,"1"0"0,3 0 0,2 2 0,-1-2 0,-4 2 0,-4-2 0,-2 0 0,2 0 0,5 0 0,0 0 0,4 0 0,-4 0 0,3 0 0,-9 0 0,3 0 0</inkml:trace>
  <inkml:trace contextRef="#ctx0" brushRef="#br0" timeOffset="10046">2599 212 24575,'-5'9'0,"1"-1"0,4-2 0,0 8 0,0 1 0,0 1 0,0-2 0,0-7 0,-5 17 0,4-14 0,-3 11 0,2-16 0,1 3 0,-1-4 0,2 6 0,0-5 0,0 7 0,2 8 0,1-11 0,1 18 0,-2-23 0,0 9 0,-2-7 0,2-2 0,-2 4 0,6-5 0,-3 1 0,9-2 0,-6 1 0,4 0 0,-6-1 0,2-4 0,-1 0 0,1-3 0,-2 1 0,-2 2 0,0 0 0</inkml:trace>
  <inkml:trace contextRef="#ctx0" brushRef="#br0" timeOffset="11073">2802 224 24575,'5'11'0,"-1"-5"0,10 28 0,-3-18 0,1 13 0,-2 1 0,-9-21 0,8 22 0,-8-25 0,4 7 0,-4 8 0,0-12 0,1 16 0,-2-18 0,-16 20 0,12-16 0,-15 14 0,10-12 0,0-3 0,-5 5 0,7-9 0,-3 2 0,7-7 0,0 0 0,3-5 0,0 2 0,0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8T21:44:34.86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1 716 24575,'2'-11'0,"0"3"0,0-2 0,2 5 0,-1-9 0,4 0 0,-1 1 0,14-12 0,-13 17 0,10-9 0,-13 9 0,1 3 0,1-7 0,13-27 0,-10 23 0,10-26 0,-17 37 0,4-5 0,-1 3 0,1 1 0,0-2 0,0 1 0,-1-1 0,4-5 0,11-4 0,5-8 0,-3 10 0,3-5 0,-19 17 0,10-7 0,-9 5 0,4-1 0,-5 2 0,33-18 0,-25 15 0,22-14 0,-27 17 0,-7-1 0,7-1 0,15-10 0,-4 6 0,15-13 0,-13 13 0,-8-1 0,-1 6 0,-6 1 0,6-3 0,17-4 0,-11 4 0,9-2 0,-20 3 0,-3 5 0,3-2 0,-4 3 0,2 0 0,0 0 0,-1 0 0,5 0 0,1-3 0,-1 2 0,8-3 0,-14 3 0,6-1 0</inkml:trace>
  <inkml:trace contextRef="#ctx0" brushRef="#br0" timeOffset="1600">926 1 24575,'0'16'0,"0"-2"0,0 1 0,0 20 0,0 0 0,0 14 0,0-24 0,0-1 0,0-13 0,0 1 0,0 2 0,0-12 0,0 6 0,0-10 0</inkml:trace>
  <inkml:trace contextRef="#ctx0" brushRef="#br0" timeOffset="3994">971 26 24575,'6'-2'0,"-2"0"0,4 2 0,-3 0 0,1 0 0,2 0 0,-3 0 0,4 0 0,0 0 0,4 0 0,14 0 0,23 0 0,-20 0 0,10 0 0,-36 2 0,-2 2 0,0 0 0,-2 10 0,0-8 0,0 5 0,0-5 0,-4 3 0,1-2 0,-13 6 0,11-8 0,-10 3 0,12-6 0,-7 0 0,5-2 0,-3 4 0,4-2 0,-1 1 0,-7-2 0,6-1 0,-7 2 0,9-1 0,0 1 0,-7-2 0,5 0 0,-6 0 0,4 0 0,1 0 0,-3 0 0,5 0 0,1 2 0,4 2 0,2 0 0,0 2 0,2-2 0,-2 1 0,6 2 0,-3-3 0,5 5 0,-4-6 0,1 3 0,-3-2 0,2 2 0,-4-3 0,6 2 0,-3-4 0,1 2 0,0 2 0,-2-1 0,2 2 0,-1-2 0,-1 1 0,0-3 0,0 2 0,0-2 0,0 4 0,1-2 0,-1 2 0,0-1 0,0-3 0,0 0 0,0-2 0,1 0 0,-3 0 0,0 0 0</inkml:trace>
  <inkml:trace contextRef="#ctx0" brushRef="#br0" timeOffset="5614">1380 97 24575,'-9'0'0,"-3"0"0,2 0 0,-1 0 0,5 2 0,0 2 0,3 1 0,-1 1 0,4 0 0,0-2 0,0 8 0,0-5 0,0 3 0,0-3 0,2-1 0,0-2 0,4 4 0,-1-5 0,5 8 0,1-4 0,-2 2 0,2-2 0,-9-3 0,0 3 0,-2-1 0,0 0 0,0-2 0,-6 4 0,3-3 0,-5 3 0,4-4 0,0-1 0,-2-1 0,1-2 0,-1 0 0,1 0 0,3 0 0,0 0 0</inkml:trace>
  <inkml:trace contextRef="#ctx0" brushRef="#br0" timeOffset="6602">1486 176 24575,'0'6'0,"0"0"0,0 0 0,0-1 0,0 3 0,0-4 0,0 2 0,0 0 0,0-1 0,0 7 0,1-5 0,2 3 0,-1 0 0,0-5 0,-2 1 0,0-4 0</inkml:trace>
  <inkml:trace contextRef="#ctx0" brushRef="#br0" timeOffset="7179">1510 63 24575,'5'4'0,"-3"-2"0,0 0 0</inkml:trace>
  <inkml:trace contextRef="#ctx0" brushRef="#br0" timeOffset="9408">1654 182 24575,'2'6'0,"0"-1"0,-2 1 0,3 6 0,-3-2 0,3 3 0,-3-3 0,0-2 0,0 1 0,0 0 0,0-3 0,0-2 0,0 0 0,0 0 0,0-3 0,0-8 0,0 0 0,0-7 0,2 7 0,4-5 0,3 1 0,1 1 0,0-2 0,0 5 0,-3 1 0,1 1 0,-2 2 0,1 2 0,-1-1 0,4 2 0,-5 0 0,3 0 0,-4-2 0,-2 4 0,2 2 0,-2 1 0,1 3 0,0-4 0,-2 0 0,2 0 0,-2 7 0,3-6 0,-4 8 0,5-2 0,-5 0 0,3 0 0,-3-1 0,0-5 0,0 1 0,0-2 0,0 2 0,0-2 0,0 4 0,-2-5 0,0-1 0,-2-4 0,1-1 0,1 1 0</inkml:trace>
  <inkml:trace contextRef="#ctx0" brushRef="#br0" timeOffset="11137">1875 78 24575,'4'-4'0,"0"-2"0,1 1 0,-1-1 0,0 2 0,0 2 0,0 0 0,4 0 0,-3 1 0,3 0 0,-2 1 0,-1 0 0,1 0 0,0 0 0,2 0 0,-1 0 0,3 3 0,-6 0 0,0 5 0,2 11 0,-5-9 0,3 9 0,-4-13 0,0 0 0,-2 5 0,-4 2 0,-1 0 0,-2-2 0,1-1 0,-6 2 0,5-4 0,-7 3 0,11-7 0,3 1 0,4-1 0,3-2 0,3 2 0,0-4 0,9 2 0,-7-2 0,8 2 0,-13-2 0,7 2 0,-7-2 0,8 0 0,-5 0 0,2 0 0,0 0 0,-5 0 0,1 0 0,-5 0 0</inkml:trace>
  <inkml:trace contextRef="#ctx0" brushRef="#br0" timeOffset="13512">2176 31 24575,'-5'2'0,"1"2"0,0 0 0,0 4 0,1 1 0,1-1 0,2 0 0,0-1 0,0 5 0,0-5 0,0 5 0,0-4 0,0-1 0,0 7 0,0-8 0,0 8 0,0-5 0,0 0 0,4-2 0,-3-2 0,5 1 0,-2 0 0,0-1 0,15 0 0,-8-4 0,8 1 0,-12-2 0,-2 0 0,-1 0 0,2 0 0,4-2 0,-1-1 0,-1-1 0,0-2 0,-5 1 0,3-9 0,-3 8 0,0-7 0,-3 1 0,0 6 0,0-15 0,-2 13 0,1-11 0,-2 1 0,2 5 0,-1-5 0,0 11 0,2-3 0,-2 3 0,2 1 0,-4 2 0,0 1 0,-3 1 0,-1 2 0,0 0 0,-3 0 0,0 2 0,1 2 0,3 1 0,-1 3 0,5-3 0,0 1 0,3-2 0,0 2 0,0-2 0,0 2 0,1-3 0,4 2 0,-1-2 0,2 1 0,0 2 0,-1-4 0,1 4 0,0-1 0,0-1 0,1-2 0,1 2 0,-4-4 0,4 2 0,-1-2 0,-1 0 0,4 0 0,-5 0 0,3 0 0,-6 0 0,0 0 0</inkml:trace>
  <inkml:trace contextRef="#ctx0" brushRef="#br0" timeOffset="15212">2356 319 24575,'25'-7'0,"-12"4"0,12-1 0,-10 0 0,-7 2 0,4-4 0,-8 5 0,7-3 0,-4-1 0,4 0 0,-5-5 0,-3 3 0,-1-2 0,-2 3 0,0 2 0,-4-2 0,-7 1 0,2 1 0,-4 2 0,5 2 0,4 0 0,-2 0 0,-7 5 0,7-3 0,-9 7 0,10 2 0,0-1 0,1 2 0,3-5 0,-1 1 0,2 0 0,0 1 0,0-1 0,0-2 0,3 5 0,-2-6 0,7 14 0,-7-13 0,5 15 0,-6-15 0,0 6 0,0-8 0,0 0 0,2 1 0,0-3 0,17 0 0,-10-2 0,14 0 0,-16 0 0,3 0 0,-4 0 0,2 0 0,-1 0 0,5 0 0,-8 0 0,4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8T21:43:24.77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37 24575,'9'2'0,"1"4"0,6 16 0,3 1 0,0 3 0,-4-9 0,-11-10 0,0 0 0,2-2 0,-1 1 0,1 0 0,-2-1 0,-2 1 0,2-2 0,-2 0 0,4 2 0,-1-1 0,1 1 0,0 0 0,-1-2 0,11 5 0,-10-6 0,10 5 0,-11-7 0,1 5 0,-2-4 0,2-5 0,-1 1 0,1-14 0,2 4 0,11-17 0,-6 15 0,11-9 0,-13 14 0,6-5 0,-6 2 0,-1 2 0,-2 2 0,-1 3 0,7-6 0,-6 5 0,5-4 0,-7 6 0,-2 2 0,2-2 0,-1 2 0,-1-3 0,0 3 0,0-2 0,2 0 0,1-1 0,3-4 0,-2 5 0,1-3 0,-5 6 0,-2-1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8T21:42:59.11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1755 1 24575,'30'0'0,"-16"0"0,14 0 0,-20 0 0,-3 0 0,1 0 0,-2 0 0,2 0 0,1 0 0,1 0 0,-2 0 0,7 0 0,-4 0 0,9 0 0,1 0 0,10 0 0,65 0 0,-56 0 0,43 0 0,-79 8 0,0 1 0,-2 7 0,0-4 0,0-1 0,0 5 0,0-6 0,0 29 0,0-3 0,0 22 0,5 19 0,-3-13 0,8 30 0,-9-40 0,5 2 0,-6-16 0,0-9 0,4 29 0,-3-8 0,3 33 0,-4-31 0,0 21 0,0-26 0,0-13 0,0 3 0,0-25 0,0 2 0,0 9 0,0-17 0,6 20 0,-5-19 0,5 12 0,-6 1 0,0-8 0,0 14 0,2-15 0,-1 3 0,2 9 0,-3-15 0,0 23 0,0-23 0,0 10 0,0-12 0,0-1 0,0 3 0,0-3 0,0 3 0,0-1 0,0 5 0,3-3 0,-2 1 0,5-2 0,-6-6 0,2 2 0,-2-2 0,0 7 0,0-5 0,0 10 0,0-6 0,0 1 0,0 1 0,2-5 0,-1 1 0,0-2 0,-1-2 0,0-2 0,0 0 0</inkml:trace>
  <inkml:trace contextRef="#ctx0" brushRef="#br0" timeOffset="2238">2352 1686 24575,'-6'0'0,"-2"0"0,3 0 0,-11 0 0,-15 0 0,-5 0 0,-48 0 0,18 6 0,13-1 0,1 1 0,2 2 0,-5 7 0,47-11 0,-5 3 0,5-1 0,1 1 0,-1-1 0,2 0 0,-1 0 0,3-1 0,-4 5 0,3-5 0,-1 4 0,0-2 0,-1-1 0,-1 13 0,3-9 0,1 15 0,4-17 0,0 6 0,0-5 0,0 3 0,0-1 0,2 3 0,0-7 0,4 3 0,3 0 0,-2-3 0,6 11 0,-1-8 0,10 14 0,-7-13 0,1 4 0,-6-11 0,-5 1 0,1-1 0,1 0 0,-4-2 0,9 0 0,-5-2 0,5 0 0,-5 0 0,3 2 0,0-2 0,-2 2 0,12-2 0,-7 0 0,36 0 0,-15 4 0,8-2 0,-14 2 0,-19-4 0,7 0 0,-10 0 0,3 0 0,0 0 0,3-3 0,-3 2 0,8-4 0,-11 2 0,6-4 0,-7 5 0,9-8 0,-8 9 0,8-6 0,-7 6 0,-1-3 0,8-2 0,-7 1 0,5-3 0,-10 2 0,0 2 0,-2-13 0,0 11 0,0-10 0,0 5 0,0 4 0,2-5 0,-2 7 0,2-3 0,-2 2 0,4-5 0,-3 4 0,4-2 0,-4 4 0,1-3 0,-2 3 0,0-3 0,0 4 0,0-4 0,0 3 0,-2-3 0,-1 1 0,-1 1 0,-6-8 0,3 5 0,-5-7 0,5 9 0,1-1 0,2 6 0,-2-4 0,-1 5 0,1-3 0,-2 2 0,3 2 0,-3-2 0,-5-1 0,5 3 0,-4-3 0,9 3 0,1 0 0</inkml:trace>
  <inkml:trace contextRef="#ctx0" brushRef="#br0" timeOffset="3254">1991 1835 24575,'2'10'0,"1"3"0,4 5 0,12 13 0,-7-10 0,7 5 0,-13-18 0,0 0 0,-2-3 0,4 3 0,-3-4 0,4 6 0,-5-5 0,7 10 0,-6-7 0,3 2 0,6-11 0,-8-3 0,5-10 0,-9-2 0,-2 5 0,0-1 0</inkml:trace>
  <inkml:trace contextRef="#ctx0" brushRef="#br0" timeOffset="4138">2161 1802 24575,'-12'21'0,"-2"-4"0,-8 8 0,-1-9 0,-2 4 0,-39 28 0,13-9 0,-11 10 0,26-21 0,31-21 0,-1-1 0,8-4 0,7-3 0,-3-1 0,2-2 0,-6 3 0</inkml:trace>
  <inkml:trace contextRef="#ctx0" brushRef="#br0" timeOffset="6231">1767 1858 24575,'-12'0'0,"-6"0"0,10 0 0,-19 3 0,11-2 0,-11 4 0,-2-4 0,8 2 0,-8-3 0,17 0 0,1 0 0,-4 0 0,0 0 0,-9 0 0,5 2 0,-2 1 0,6 0 0,-11-1 0,15-2 0,-18 3 0,14-3 0,-4 3 0,1 0 0,9-3 0,-10 3 0,13-3 0,-15 0 0,13 0 0,-60 0 0,33 0 0,-43 0 0,13 0 0,19 0 0,-6 0 0,32 0 0,14 0 0,2 0 0,-7 0 0,-3 0 0,0 0 0,-5 0 0,1 0 0,-1 0 0,-1 0 0,9-2 0,1 2 0,5-2 0,-3 2 0,-5 0 0,3 0 0,-8 0 0,4 0 0,1 0 0,-8-3 0,12 2 0,-13-4 0,15 4 0,-5-2 0,0 3 0,4 0 0,-14 0 0,14 0 0,-6-1 0,9 0 0,-3-1 0,4 2 0,-4 0 0,-13 0 0,-21 0 0,-11-5 0,-1 1 0,-4 1 0,-21-4 0,19 0 0,4 2 0,6 4 0,13-5 0,31 6 0</inkml:trace>
  <inkml:trace contextRef="#ctx0" brushRef="#br0" timeOffset="8382">203 1649 24575,'-13'8'0,"3"-1"0,6 0 0,-1-1 0,-4 10 0,3-10 0,-16 13 0,-4-3 0,1 0 0,1-3 0,14-7 0,5-4 0,-1 0 0,2 2 0,1-2 0,1 2 0,2 2 0,0-1 0,0 1 0,-1-2 0,0 0 0,-3 1 0,4-1 0,-6 0 0,3 0 0,1 0 0,2 2 0,8 5 0,3 5 0,-2-4 0,1 7 0,-2-10 0,-2 3 0,6 4 0,-4-4 0,6 12 0,-1-5 0,-2-3 0,-1 3 0,-5-13 0,2 6 0,-5-8 0,0-1 0,-2-1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8T21:39:40.22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 1 24575,'1'6'0,"0"0"0,-3-2 0,2 2 0,0-1 0,0 1 0,0 0 0,0-1 0,0 1 0,0 0 0,0-2 0,0 11 0,0-9 0,0 6 0,0-6 0,0 0 0,0 3 0,0-1 0,0-1 0,0 2 0,0-4 0,0 5 0,0-5 0,0 9 0,0-8 0,-3 15 0,3-15 0,-3 10 0,3-11 0,0 5 0,0-2 0,0 1 0,0 7 0,0-6 0,0 3 0,0-5 0,0-4 0,0 4 0,0-3 0,0 1 0,0 6 0,0-6 0,0 8 0,0-9 0,0 7 0,0-4 0,0 3 0,0 0 0,0 1 0,0 0 0,4 8 0,-4-13 0,4 12 0,-4-11 0,2 4 0,-2-6 0,2 0 0,0 0 0,-1-1 0,0 1 0,1 0 0,-1 0 0,1 3 0,-2-3 0,0 2 0,0-3 0,0 2 0,0-2 0,0 7 0,0-6 0,0 5 0,0-7 0,0 2 0,0-2 0,0 4 0,0-3 0,0 1 0,0-2 0,0 0 0,0 0 0,1 1 0,2 2 0,-1-2 0,0 3 0,-2-4 0,0 1 0,0-1 0,0 2 0,0-2 0,0 4 0,0-3 0,0 5 0,0-3 0,0 1 0,4-2 0,-3 2 0,4-3 0,-4 3 0,0-2 0,-1 0 0,2 1 0,-1-1 0,1 0 0,-2 2 0,0-1 0,0 9 0,0-10 0,0 6 0,0-4 0,0 4 0,0 5 0,0 2 0,0-5 0,2 5 0,2-7 0,-1 6 0,0-7 0,-1 1 0,-2-7 0,2 2 0,-2-2 0,0-3 0,0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8T21:39:23.38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78 12 24575,'-6'4'0,"-1"1"0,-1 2 0,1-1 0,1 1 0,4-1 0,0 1 0,0 5 0,-1 2 0,-13 10 0,10-9 0,-7 3 0,13-4 0,0-8 0,0 15 0,0-9 0,0 4 0,0 29 0,0-30 0,0 23 0,0-33 0,0 1 0,0-2 0,4 4 0,-1-3 0,16 14 0,-1-1 0,2 2 0,-3-3 0,-12-14 0,1-1 0,-4-5 0,2-3 0,-4 4 0,2-2 0</inkml:trace>
  <inkml:trace contextRef="#ctx0" brushRef="#br0" timeOffset="1306">217 107 24575,'5'14'0,"-2"-6"0,1 8 0,-3-9 0,1 2 0,-2 3 0,0-3 0,0 9 0,5-5 0,-2-1 0,5-6 0,3-10 0,-7 1 0,8-13 0,-8 3 0,1-3 0,-2 3 0,-3 3 0,2 3 0,0 1 0,4 4 0,1 4 0,-1 2 0,6 9 0,-5-3 0,7 11 0,-4-7 0,-1 0 0,-1-4 0,-4-6 0,0-1 0,0-3 0,1-11 0,-1 7 0,4-18 0,-2 1 0,-1 2 0,6-5 0,-9 17 0,6-1 0,-8 0 0,0 3 0,0-1 0,0 2 0,0-1 0,0-1 0,0 3 0,0 0 0</inkml:trace>
  <inkml:trace contextRef="#ctx0" brushRef="#br0" timeOffset="2585">533 235 24575,'-14'5'0,"4"0"0,-2 3 0,6-2 0,2-1 0,0-1 0,1 2 0,-1 12 0,4-8 0,-2 7 0,2-12 0,0 2 0,0 0 0,0 2 0,3 5 0,-3-8 0,7 10 0,-4-9 0,3 1 0,-2-2 0,0-3 0,4 0 0,-3-2 0,3 1 0,-2-2 0,-2 0 0,2-2 0,-1 1 0,1-2 0,0 0 0,0 1 0,-1 0 0,-3 2 0</inkml:trace>
  <inkml:trace contextRef="#ctx0" brushRef="#br0" timeOffset="3510">718 170 24575,'17'0'0,"5"0"0,11 0 0,3 0 0,25 0 0,-34 0 0,3 0 0,-28 0 0</inkml:trace>
  <inkml:trace contextRef="#ctx0" brushRef="#br0" timeOffset="4308">810 69 24575,'0'16'0,"0"-1"0,0 34 0,0-29 0,0 25 0,0-35 0,0 3 0,0-5 0,0 0 0,0-3 0,0 1 0</inkml:trace>
  <inkml:trace contextRef="#ctx0" brushRef="#br0" timeOffset="7106">1109 146 24575,'0'9'0,"0"-1"0,0-2 0,0-2 0,0 6 0,-2-5 0,2 6 0,-2-4 0,2 2 0,0-1 0,0-4 0,0 4 0,0-3 0,0 1 0,4 2 0,-2-3 0,4 3 0,5-6 0,-5 0 0,6 0 0,-7-2 0,8 2 0,-7-2 0,6 0 0,-8 0 0,0 0 0,0 0 0,0 0 0,0 0 0,2-4 0,-1 1 0,5-5 0,-5 4 0,3-3 0,-6 3 0,0 0 0,-2-2 0,2 1 0,-2-1 0,2 0 0,-2 1 0,0-1 0,0 2 0,0 0 0,0-3 0,0 3 0,0-2 0,0-2 0,0 2 0,-6-5 0,3 6 0,-5-3 0,2 1 0,1 3 0,-1 0 0,0-2 0,1 5 0,-5-5 0,3 6 0,-1-2 0,-8 2 0,7 0 0,-9 0 0,9 2 0,0-2 0,-5 2 0,8 0 0,-7-2 0,19 5 0,-4-4 0,11 1 0,-5-3 0,-3 0 0,1-1 0</inkml:trace>
  <inkml:trace contextRef="#ctx0" brushRef="#br0" timeOffset="8009">1173 0 17418,'0'20'0,"0"-7"3195,0 1-3195,3-1 1227,-2-5-1227,1 8 647,-2-5-647,0 34 2088,0-11-2088,0 9 0,0-18 0,0-15 0,0 1 0,0-1 0,0-4 0,0 1 0,0 0 0,0 10 0,0-4 0,0 3 0,0-8 0,0-4 0,0-1 0,0-1 0</inkml:trace>
  <inkml:trace contextRef="#ctx0" brushRef="#br0" timeOffset="9698">1369 65 24575,'0'11'0,"2"7"0,1-12 0,1 8 0,2-7 0,-3-1 0,3 8 0,-3-1 0,8 11 0,-7-11 0,4 4 0,-8-10 0,0 4 0,0-5 0,0 2 0,0 0 0,0 1 0,0 3 0,-4 9 0,-2-4 0,-1 3 0,-15 9 0,14-20 0,-12 17 0,18-22 0,-4 4 0,5-5 0,-1 1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8T21:39:14.73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18 24575,'4'-7'0,"2"3"0,5 2 0,-2 0 0,2 2 0,-5-2 0,-2 2 0,0 0 0,4 0 0,-3 2 0,7 0 0,-9 2 0,4 0 0,-6 0 0,3 4 0,-2-1 0,0 10 0,0-9 0,-2 6 0,0-8 0,0 1 0,0 3 0,0-5 0,0 4 0,-2-2 0,2-1 0,-12 6 0,7-7 0,-11 5 0,11-6 0,-5 0 0,4 2 0,-1-1 0,1 1 0,2-2 0,-1 0 0,5 0 0,2-1 0,3 0 0,7-2 0,-6 1 0,4-2 0,-4 0 0,5 0 0,-1 0 0,1 0 0,-5 0 0,2 0 0,-3 0 0,6 0 0,-6 0 0,1 0 0,-4 0 0</inkml:trace>
  <inkml:trace contextRef="#ctx0" brushRef="#br0" timeOffset="2148">368 38 24575,'-6'0'0,"0"0"0,1 0 0,-1 0 0,-2 3 0,-1 4 0,0 0 0,1 4 0,4-6 0,-2 3 0,0-2 0,-3 4 0,2 1 0,-1 0 0,6 1 0,0-7 0,2 3 0,0-4 0,0 2 0,0-2 0,5 10 0,-2-10 0,5 5 0,-3-9 0,-1 0 0,0-2 0,2 0 0,-3 0 0,0 0 0</inkml:trace>
  <inkml:trace contextRef="#ctx0" brushRef="#br0" timeOffset="3317">421 124 24575,'2'8'0,"-2"-1"0,2 1 0,-2-4 0,3 8 0,2 1 0,0-1 0,2-2 0,-3-6 0,1 0 0,-1 0 0,2-1 0,-2-1 0,4-6 0,-3 1 0,1-1 0,0 2 0,-1 0 0,2 0 0,0-20 0,-2 9 0,-2-18 0,-3 21 0,-2-2 0,-2 8 0,-1 1 0,-4 2 0,1 1 0,-2 0 0,-6 0 0,7 0 0,-5 1 0,10 2 0,1 1 0,1 0 0,2 2 0,0-1 0,0-1 0,0-2 0</inkml:trace>
  <inkml:trace contextRef="#ctx0" brushRef="#br0" timeOffset="5332">702 83 24575,'-9'9'0,"1"-3"0,1 0 0,1-2 0,4 0 0,0 6 0,2-3 0,0 4 0,0-5 0,0 0 0,9 8 0,1-2 0,9 5 0,-7-9 0,-1 0 0,-4-3 0,-1 1 0,0-2 0,-3 0 0,-1 4 0,-2-3 0,0 3 0,-4-6 0,-1 0 0,-1-2 0,-24 3 0,4 2 0,-20-1 0,17 3 0,8-7 0,-4 3 0,16-3 0,-12 2 0,16-2 0,1 2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8T21:37:32.19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1 262 24575,'0'24'0,"0"46"0,0-33 0,0 24 0,0-48 0,0-7 0,0 0 0,0 9 0,0-5 0,0 2 0,0 2 0,0-13 0,0 4 0,0-13 0,5-22 0,-3 18 0,9-29 0,-8 31 0,11-24 0,-10 25 0,9-16 0,-11 15 0,3-1 0,-1 3 0,-3 3 0,6-1 0,-4 1 0,5 5 0,-4 1 0,4 7 0,-5-4 0,3 6 0,-3 1 0,-1 1 0,1-1 0,-3 1 0,2-3 0,-2 3 0,2-3 0,-2-4 0,0 1 0,0 2 0,0 3 0,0 1 0,0-2 0,2-5 0,2-13 0,3-4 0,11-13 0,-10 10 0,12-11 0,-14 18 0,8-13 0,-6 14 0,2-3 0,1 4 0,-6 1 0,10-4 0,-10 4 0,7 0 0,-8 3 0,2 4 0,-3 11 0,1-7 0,-2 23 0,-1-19 0,2 15 0,-3 15 0,4-6 0,-1 26 0,2-36 0,0-1 0,-2-20 0,1-3 0,-2-1 0,-2-1 0</inkml:trace>
  <inkml:trace contextRef="#ctx0" brushRef="#br0" timeOffset="1173">625 0 24575,'-5'6'0,"1"-1"0,0 1 0,-2 7 0,1-4 0,-1 8 0,2-8 0,-1 6 0,-1 0 0,0 4 0,3 5 0,-4 4 0,6-3 0,-8 6 0,5-12 0,-2 1 0,4-9 0,-1 3 0,0 0 0,-1 5 0,1 5 0,3-5 0,0-3 0,0 2 0,0-12 0,2 22 0,-1-21 0,2 14 0,-2-14 0,3-1 0,-4 2 0,4-2 0,0 3 0,-1-3 0,6 2 0,-6-3 0,5 1 0,-6 0 0,2-2 0,-2 2 0,2-3 0,1-1 0,-3-4 0,0 1 0,-2-1 0</inkml:trace>
  <inkml:trace contextRef="#ctx0" brushRef="#br0" timeOffset="65520">302 995 24575,'12'0'0,"1"0"0,-9 0 0,4 0 0,-3 0 0,16 0 0,-11 0 0,10 0 0,-5 0 0,-7 0 0,14 0 0,2 0 0,1 0 0,-1 0 0,-10 0 0,0 0 0,46-4 0,22 3 0,-29-1 0,0 0 0,0 1 0,-5 2 0,-2-1 0,-6 0 0,-25 0 0,-2 0 0,5 0 0,-6 0 0,5 0 0,37-6 0,-9 5 0,17-4 0,-24 5 0,-7 0 0,16 0 0,-4 0 0,8 0 0,-23 0 0,3 0 0,16 0 0,5 0 0,33 0 0,-21 0 0,11-3 0,-40 2 0,-5-1 0,-18 2 0,-4 0 0,8 0 0,-9 0 0,4 0 0,3 0 0,0 0 0,9 0 0,-9 0 0,-1 0 0,3 0 0,-8 0 0,30 0 0,-10 0 0,28 0 0,-22 0 0,3 0 0,9 0 0,-12 0 0,22 0 0,0 0 0,-13 0 0,49 0 0,-26 0 0,31 0 0,0 0 0,-22 0 0,-10 0 0,-35 0 0,-22 0 0,-1 0 0,0-2 0,12 1 0,-9-1 0,11 2 0,-5 0 0,2 0 0,29 0 0,-13 0 0,22 0 0,-24 0 0,-11 0 0,-5 0 0,-11 0 0,5 0 0,-4 0 0,3 0 0,3 0 0,-5 0 0,5 0 0,-8 0 0,4 0 0,5 0 0,-3 0 0,6 0 0,-7 0 0,1 0 0,1 0 0,2 0 0,20 0 0,-17 0 0,15 0 0,-25 0 0,3 0 0,-4 0 0,5 0 0,1 0 0,0 0 0,33 0 0,-28 0 0,36 0 0,-43 0 0,12 0 0,-15 0 0,1 0 0,-1 0 0,-2 0 0,6 0 0,4 0 0,-1 0 0,-1 0 0,-6 0 0,-2 0 0,2 0 0,-1 0 0,3 0 0,-3 0 0,2 0 0,6 0 0,-7 0 0,12 0 0,-6 0 0,14 0 0,30 0 0,-1 0 0,2 0 0,-2 0 0,-9 0 0,20 0 0,-58 0 0,-1 0 0,7 0 0,-8 0 0,25 0 0,-21 0 0,13 0 0,-17 0 0,-2 0 0,0 0 0,1 0 0,1 0 0,0 0 0,7 0 0,-4 0 0,8 0 0,-7 0 0,4 0 0,-5-2 0,0 2 0,-2-4 0,0 4 0,-1-2 0,10 2 0,-3 0 0,3 0 0,-7 0 0,-7 0 0</inkml:trace>
  <inkml:trace contextRef="#ctx0" brushRef="#br0" timeOffset="68333">4373 766 24575,'0'7'0,"0"7"0,0-8 0,0 8 0,6 2 0,-3-7 0,3 6 0,-2-11 0,0 2 0,1-1 0,1 1 0,20 12 0,-17-11 0,19 13 0,-23-15 0,5 4 0,-5-4 0,2 5 0,-2-5 0,-1 1 0,0-2 0,-2 0 0,0 4 0,-6-1 0,3 1 0,-12 4 0,-3 4 0,-3 0 0,2 7 0,9-14 0,1 7 0,2-10 0,-1 7 0,2-8 0,1 3 0,0-4 0,2 4 0,-3-1 0,2 3 0,-3 3 0,2-5 0,1 2 0,2-8 0,0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8T21:46:05.17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61 1 24575,'-4'8'0,"2"-3"0,-2 8 0,2-6 0,-11 25 0,9-19 0,-9 13 0,7-10 0,3-10 0,-2 12 0,5-13 0,-2 3 0,1 0 0,-1-3 0,2 6 0,0 1 0,0-3 0,3 8 0,-2-11 0,2 6 0,-2-7 0,2 10 0,1-7 0,0 6 0,0-8 0,0-4 0,2 4 0,-1-3 0,1 3 0,-2-2 0,0 0 0,2-2 0,-1 2 0,9-6 0,0-2 0,1-1 0,-1-4 0,-6 2 0,-3 1 0,3-2 0,-4 1 0,-1 1 0,5-9 0,-7 9 0,7-12 0,-7 12 0,3-5 0,-2 6 0,-2-1 0,2 0 0,0 1 0,-2-3 0,2 1 0,-2-1 0,0 1 0,0 1 0,0 0 0,0 1 0,-2-1 0,2 2 0,-2-2 0,0 1 0,2-1 0,-4 0 0,3 1 0,-2-1 0,2 2 0,-1 0 0,0-1 0,2 1 0,-2 0 0,0 0 0,2 0 0,-4-3 0,2 5 0,-3-2 0,-5 4 0,4 0 0,-5 0 0,7 0 0,0 0 0,0 2 0,-2 2 0,3 0 0,-3 4 0,4-1 0,-1-1 0,0 2 0,2-3 0,-3 1 0,2-2 0,-2 0 0,1 0 0,2 2 0,-1 1 0,1 1 0,-3-2 0,2 0 0,-2 2 0,1-3 0,0 7 0,2-7 0,-1 3 0,2-4 0,0 0 0,0 0 0,0 1 0,0-1 0,2-2 0,2 0 0,1-2 0,3 0 0,-2 0 0,1 0 0,1 0 0,0 0 0,-1-2 0,1 2 0,-4-4 0,0 1 0,-2 1 0,0 0 0</inkml:trace>
  <inkml:trace contextRef="#ctx0" brushRef="#br0" timeOffset="2569">262 443 24575,'9'2'0,"2"0"0,-4-2 0,2 0 0,6-4 0,-9 1 0,10-5 0,-12 3 0,4-3 0,-3 6 0,1-4 0,-2 4 0,-2-5 0,0 1 0,-2-1 0,0-5 0,0 6 0,0-6 0,0 7 0,-2-1 0,0 2 0,-2 1 0,-1 1 0,-3 2 0,1 0 0,-3 0 0,3 0 0,-5 0 0,6 0 0,-4 0 0,4 2 0,-1 0 0,0 4 0,1-1 0,2 1 0,0-2 0,0-1 0,-1 0 0,0 6 0,3-2 0,-1 4 0,3-3 0,-2-1 0,2-1 0,-2 2 0,2-3 0,0 3 0,0-4 0,0 2 0,0-2 0,0 2 0,0-1 0,0 5 0,0-5 0,0 4 0,0-4 0,2 1 0,-2-2 0,2 0 0,0 1 0,-2-1 0,4-2 0,-1 8 0,3-8 0,2 8 0,-2-9 0,2 0 0,0-1 0,-1 0 0,3 0 0,-5 0 0,2 2 0,-2-1 0,3-1 0,-4-5 0,1 3 0,-4-2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8T21:45:51.32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136 8 24575,'-21'2'0,"3"1"0,5 2 0,-4 0 0,-7 14 0,7-12 0,-4 12 0,19-17 0,0 4 0,2-2 0,17 19 0,-7-17 0,10 13 0,-4-15 0,-9-3 0,5 6 0,-6-5 0,-1 2 0,2 0 0,-4 0 0,1 1 0,-6 1 0,-2 0 0,-1-1 0,-5 4 0,3-4 0,-1 3 0,2-2 0,1-1 0,1-3 0,2 0 0,0-2 0</inkml:trace>
  <inkml:trace contextRef="#ctx0" brushRef="#br0" timeOffset="651">256 110 17542,'0'12'0,"0"6"3148,0-5-3148,0 1 1205,0 0-1205,0-9 635,-2 5-635,2-6 511,-4 4 0,4-5 0,-2 1 1</inkml:trace>
  <inkml:trace contextRef="#ctx0" brushRef="#br0" timeOffset="993">257 8 24575,'6'2'0,"-2"-2"0,-2 2 0</inkml:trace>
  <inkml:trace contextRef="#ctx0" brushRef="#br0" timeOffset="2294">400 146 24575,'0'7'0,"0"3"0,0-5 0,0 6 0,0-6 0,0 3 0,0 0 0,0-3 0,0 3 0,0-23 0,0 2 0,8-22 0,-4 19 0,12-6 0,-8 17 0,3-1 0,-3 4 0,-4 2 0,4 2 0,-5 2 0,2 1 0,-4 1 0,1 2 0,0-1 0,-2 5 0,2-5 0,-2 10 0,0-7 0,0 6 0,0-8 0,0-1 0,0-3 0,0 2 0,0-2 0,0 6 0,0-3 0,-2-2 0,2-4 0,-2-5 0</inkml:trace>
  <inkml:trace contextRef="#ctx0" brushRef="#br0" timeOffset="4939">726 17 24575,'2'-6'0,"2"1"0,2 3 0,1 2 0,8-1 0,-5 0 0,5-1 0,-8 2 0,-1 6 0,-1-1 0,-1 3 0,0 0 0,-2 2 0,1-2 0,-2 3 0,-1-6 0,0 1 0,0 3 0,0-1 0,0 2 0,-1-2 0,0 3 0,-1-4 0,-2 8 0,3-10 0,-4 6 0,4-6 0,-2 5 0,0-2 0,-1 1 0,-4 3 0,3-5 0,-3 1 0,4-4 0,-1 0 0,3 0 0,8 1 0,0-2 0,13 0 0,-11-3 0,6 0 0,-7 0 0,6 0 0,-2-2 0,0 1 0,3-1 0,-4 2 0,1-1 0,-1 0 0,-6-1 0,2 2 0,-1 0 0,-1 0 0,2 0 0,-2 0 0,1 0 0,-4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8T21:41:41.49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 0 24575,'-3'13'0,"1"-1"0,2 1 0,0 2 0,0 4 0,0-6 0,0 7 0,0-10 0,0 3 0,0-5 0,0-2 0,2-1 0,9 2 0,1-1 0,12 3 0,-11-5 0,1-2 0,-10-2 0,2 0 0,-1 0 0,5 0 0,-5 0 0,8-4 0,-7 2 0,3-4 0,-6 3 0,-1 1 0</inkml:trace>
  <inkml:trace contextRef="#ctx0" brushRef="#br0" timeOffset="1046">294 99 20122,'0'7'0,"0"-1"2090,0 0-2090,0-1 756,0 2-756,0-2 389,0 1-389,0-2 1218,8 10-1218,-3-10 0,6 9 0,-4-11 0,-2 1 0,1-1 0,0-2 0,11 0 0,-8-2 0,5-2 0,-12-5 0,-2 2 0,0-5 0,0 5 0,0-1 0,0 2 0,0 2 0,0-3 0,-4 3 0,1-1 0,-9 4 0,7 1 0,-15 0 0,13 0 0,-9 0 0,11 0 0,-1 0 0,2 0 0</inkml:trace>
  <inkml:trace contextRef="#ctx0" brushRef="#br0" timeOffset="2294">562 102 24575,'0'7'0,"0"1"0,0-4 0,2 11 0,1-9 0,0 8 0,1-9 0,-4 1 0,4 0 0,-4-2 0,4 2 0,6 1 0,-3-4 0,7 2 0,-8-5 0,1 0 0,1 0 0,-4 0 0,2 0 0,-2-2 0,0-1 0,9-28 0,-9 16 0,6-17 0,-10 24 0,-8-3 0,1 5 0,-5-4 0,4 8 0,-4 2 0,5 0 0,-7 0 0,11 0 0,-1 0 0</inkml:trace>
  <inkml:trace contextRef="#ctx0" brushRef="#br0" timeOffset="3295">811 145 24575,'0'21'0,"0"-2"0,0-3 0,0 0 0,0-4 0,0 16 0,0 19 0,0-13 0,0 6 0,0-33 0,0-12 0,0-1 0,0-10 0,0 12 0,0-5 0</inkml:trace>
  <inkml:trace contextRef="#ctx0" brushRef="#br0" timeOffset="4150">882 36 24575,'8'0'0,"6"0"0,-6 0 0,3 0 0,-3 1 0,-4 2 0,3 9 0,-2-8 0,-2 12 0,3-3 0,-5-2 0,4 5 0,-5-12 0,0 4 0,0-3 0,-37 11 0,18-5 0,-22 5 0,29-8 0,10-6 0,0 0 0</inkml:trace>
  <inkml:trace contextRef="#ctx0" brushRef="#br0" timeOffset="10859">25 475 24575,'0'17'0,"10"45"0,-7-38 0,7 33 0,-10-53 0,0 2 0,0-2 0,0 3 0,0-3 0,0 2 0,0 0 0,2 5 0,-1-3 0,2 35 0,-3-16 0,0 38 0,0-38 0,1 1 0,0-29 0,1-11 0,-2 0 0,0-1 0,0 9 0</inkml:trace>
  <inkml:trace contextRef="#ctx0" brushRef="#br0" timeOffset="11859">0 551 24575,'7'0'0,"7"0"0,-6 0 0,19 0 0,-2-4 0,13-2 0,-7 1 0,-7 0 0,-11 5 0,4-2 0,-1-2 0,8 1 0,-8 0 0,-5 3 0,-15 0 0,-5 0 0</inkml:trace>
  <inkml:trace contextRef="#ctx0" brushRef="#br0" timeOffset="13003">1 748 24575,'11'5'0,"1"-1"0,1-4 0,2 0 0,3 0 0,-3 0 0,-4 0 0,1 0 0,-7 0 0,9 0 0,-8 0 0,4 0 0,-7 0 0,-2 0 0</inkml:trace>
  <inkml:trace contextRef="#ctx0" brushRef="#br0" timeOffset="13681">289 789 24575,'0'14'0,"2"0"0,-2-7 0,2-1 0,-2 2 0,0-3 0,0 2 0,-2-2 0,0-1 0,-1-2 0,2-2 0</inkml:trace>
  <inkml:trace contextRef="#ctx0" brushRef="#br0" timeOffset="14119">280 711 24575,'4'4'0,"0"1"0,1-3 0,-3 0 0,0-2 0</inkml:trace>
  <inkml:trace contextRef="#ctx0" brushRef="#br0" timeOffset="14950">474 606 24575,'0'23'0,"0"7"0,0-10 0,0 16 0,4 11 0,-3-4 0,4 17 0,-5-34 0,0 16 0,0-34 0,0 12 0</inkml:trace>
  <inkml:trace contextRef="#ctx0" brushRef="#br0" timeOffset="16108">637 582 24575,'2'29'0,"3"17"0,3-9 0,3 21 0,-2 5 0,-4-25 0,-3 3 0,-2-27 0,0 2 0,0-5 0,0-4 0,0 6 0,0-5 0,0 13 0,0-17 0,0 6 0</inkml:trace>
  <inkml:trace contextRef="#ctx0" brushRef="#br0" timeOffset="16650">622 856 24575,'6'-2'0,"5"0"0,12 2 0,15 0 0,-11 0 0,20-2 0,-46 1 0,10-1 0,-21 2 0,1 0 0</inkml:trace>
  <inkml:trace contextRef="#ctx0" brushRef="#br0" timeOffset="17955">924 945 24575,'6'0'0,"2"0"0,1 0 0,-3 0 0,4 0 0,-5 0 0,1-6 0,-4 3 0,0-5 0,-2 1 0,0 3 0,0-4 0,0 1 0,0 1 0,0-2 0,0 1 0,0 0 0,-2-1 0,0 4 0,-9 0 0,2 2 0,-9 2 0,2 0 0,2 0 0,3 0 0,3 0 0,2 8 0,2-4 0,-1 14 0,4-10 0,-2 9 0,3-10 0,0 7 0,0-5 0,0 3 0,5 4 0,-4-10 0,3 6 0,0-6 0,-1-3 0,5 3 0,-4-6 0,4 2 0,-3-2 0,3 0 0,-2 0 0,1 0 0,5-6 0,-6 5 0,6-6 0,-2 2 0,4 0 0,-3-1 0,-2 2 0,-7 2 0</inkml:trace>
  <inkml:trace contextRef="#ctx0" brushRef="#br0" timeOffset="19338">1147 928 24575,'15'11'0,"-5"-1"0,-8-6 0,-2 0 0,0 0 0,0 0 0,0 0 0,0 2 0,0-1 0,0 1 0,-4-7 0,3 0 0,-3-7 0,4-1 0,0-4 0,0 2 0,0-4 0,0 8 0,-1-5 0,0 7 0,-1-3 0,2 4 0,0 0 0,2-4 0,0 2 0,3 0 0,1 1 0,0 4 0,0-5 0,2 4 0,-3-3 0,1 3 0,-2 0 0,0 2 0,7 0 0,-6 0 0,8 0 0,-5 0 0,-1 0 0,5 0 0,-7 0 0,1 0 0,-4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8T21:41:39.74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77 1 24575,'-7'14'0,"-1"6"0,6-12 0,-3 7 0,-2 0 0,2-5 0,-14 13 0,12-14 0,-10 6 0,33-2 0,-1-2 0,14 6 0,-8-2 0,-9-8 0,-1 0 0,-8-7 0,1 2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8T21:40:46.05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5 24575,'17'-2'0,"36"0"0,2 2 0,33 0 0,-32 0 0,-9 0 0,-24 2 0,-10-1 0,-1 2 0,-6-3 0,1 0 0,3 0 0,3 0 0,12 0 0,7 0 0,-9 0 0,13 0 0,-26 0 0,19 0 0,-14 0 0,2 0 0,4 0 0,-12 0 0,15 0 0,-17 0 0,7 0 0,-10 0 0,6 0 0,1 0 0,3 0 0,20 0 0,-7 0 0,37 0 0,-30 0 0,5 0 0,-29 0 0,-7 0 0,-2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8T21:40:24.36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17 24575,'13'0'0,"45"-2"0,-35 1 0,41-2 0,-58 3 0,9 0 0,10-3 0,-16 3 0,18-3 0,-22 3 0,1 0 0,0 0 0,-1 0 0,15 0 0,12 0 0,-5 0 0,20-2 0,-39 2 0,11-2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8T21:43:14.86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0 805 24575,'22'0'0,"3"0"0,14 0 0,45 0 0,-16 0 0,-7-1 0,1 2 0,22 5 0,4 1 0,-31 2 0,0 1 0,22-2 0,-8-2 0,0 0 0,6-1 0,5-2 0,1-1 0,2 5 0,-21-4 0,-6-2 0,-15-1 0,-6 0 0,-11 0 0,41 0 0,-3 0 0,14 0 0,17 0 0,-20 0 0,3 3 0,4 0-392,-25 2 1,0-1 391,8-1 0,6-1 0,-6 1 0,-7 1 0,-4-2 0,11-1 0,-6-2 0,-13 1 0,-17 2 0,-23-1 0,5 1 0,1 0 0,1-1 783,-2 2-783,-5-3 0,-3-2 0,-1-1 0,-5-9 0,2 6 0,-2-10 0,3 9 0,0-6 0,0 6 0,0-7 0,-2 0 0,1 2 0,-2-11 0,3 10 0,0-3 0,0-2 0,0 5 0,0-7 0,0 8 0,0 3 0,0-4 0,0 7 0,0-10 0,0 4 0,0 3 0,0-6 0,0 8 0,0-5 0,0 5 0,0-1 0,0 2 0,0 0 0,0-9 0,0 7 0,0-8 0,0 10 0,0-2 0,-2 0 0,2 1 0,-2-5 0,2 5 0,0-3 0,-2 2 0,2 1 0,-2-11 0,2 11 0,-3-13 0,0 6 0,-1 1 0,1-3 0,3 11 0,0-7 0,0 7 0,-1-3 0,0 2 0,-1 1 0,2-9 0,0 7 0,0-7 0,0 6 0,0 1 0,0-5 0,0 0 0,0-1 0,0 2 0,0 3 0,0 2 0,0 1 0,0-1 0,0 2 0,0-1 0,0-1 0,0 2 0,0-4 0,0 3 0,0-1 0,0 2 0,0-3 0,0 3 0,0-2 0,0 1 0,0-5 0,0 2 0,0-3 0,0 5 0,0 0 0,0 1 0,0-1 0,0 2 0,0 0 0,0-3 0,0 3 0,0-11 0,0 7 0,0-5 0,0 5 0,0 4 0,0-2 0,-2 1 0,2 1 0,-2 0 0,-4 0 0,-3 4 0,-24 10 0,10 1 0,-8 4 0,9 7 0,9-8 0,-7 15 0,8-10 0,3-2 0,3-5 0,4-5 0,2 0 0,0-3 0,0 2 0,9-9 0,-6 0 0,12-16 0,-6 3 0,1-3 0,-2 6 0,-4 4 0,0 3 0,0-3 0,0 4 0,4-3 0,-3 3 0,3-1 0,-4 2 0,9-1 0,-7 0 0,6 0 0,-8 3 0,2-2 0,-1 4 0,1-2 0,0 2 0,-1 2 0,2 0 0,-2 2 0,7 6 0,18 9 0,-12-5 0,14 4 0,-25-12 0,-1-2 0,-2 1 0,0-4 0,0-1 0,2 4 0,-1-1 0,1 3 0,-2-2 0,0 0 0,2 0 0,-1 1 0,3 1 0,-6 0 0,12 6 0,-9-5 0,7 3 0,-10-8 0,0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8T21:42:06.32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2637 84 24575,'0'11'0,"0"3"0,0 2 0,3 3 0,-1 5 0,2-11 0,-1 3 0,-2-10 0,1 1 0,-2 2 0,0 3 0,0-3 0,0 16 0,0-11 0,0 14 0,0-9 0,0 19 0,0-2 0,0 3 0,0 19 0,0-33 0,0 14 0,0-25 0,0-7 0,0 5 0,0 1 0,0-4 0,0 15 0,0-10 0,0 4 0,0 1 0,0-11 0,0 13 0,0 2 0,0 9 0,0 1 0,0-4 0,0-10 0,0-8 0,0 1 0,0-5 0,0 5 0,0-3 0,0-1 0,0 2 0,0-3 0,0 1 0,0 6 0,0-8 0,0 8 0,0-7 0,0 1 0,0-1 0,0-1 0,0 6 0,0-6 0,0 15 0,0-15 0,0 6 0,0 2 0,0-7 0,0 11 0,0-7 0,0 5 0,0-2 0,0-3 0,0-3 0,0-4 0,0 2 0,0-2 0,0 2 0,0 1 0,1 1 0,0-1 0,3-1 0,0 0 0,0-4 0,6 2 0,-5-4 0,5 0 0,4 0 0,10 0 0,4 0 0,10 0 0,4 0 0,53 0 0,-15 0 0,3 0 0,-44 0 0,-33 0 0,-2 0 0,0 0 0,0 0 0,0 0 0,2 0 0,1 0 0,1 0 0,5 0 0,10 0 0,33 0 0,-20 0 0,31 0 0,-37 0 0,22 0 0,-7 0 0,-12 0 0,-1 0 0,-26 0 0,12 0 0,-6 3 0,1-2 0,1 1 0,-7-2 0,9 0 0,-9 0 0,7 2 0,0-1 0,1 0 0,34 8 0,-6-2 0,6 3 0,-11-4 0,-23-6 0,-1 1 0,-5 2 0,-3-1 0,4 0 0,-5-2 0,5 0 0,4 0 0,-3 0 0,13 0 0,-13 0 0,9 0 0,21 0 0,2 5 0,28 2 0,-35-1 0,-4 0 0,-26-6 0,-1 0 0,3 0 0,-4 0 0,4 0 0,-3 0 0,9 0 0,-2 0 0,4 0 0,-5-2 0,-7-2 0,-2-7 0,-2-12 0,0-23 0,0-6 0,0-16 0,5 16 0,2 0 0,1-19 0,4 6 0,0 0 0,-4-1 0,7-20 0,-13 41 0,3 7 0,-5 8 0,0 14 0,0-9 0,0-2 0,0 10 0,0-31 0,0 36 0,-3-22 0,0 20 0,-1 0 0,-4-7 0,1 6 0,0 1 0,-1-6 0,8 13 0,-3-11 0,1 11 0,1-10 0,0 9 0,1-4 0,0 2 0,0 4 0,0-5 0,-4 6 0,3-1 0,-3 0 0,4 1 0,0-5 0,0 5 0,0-5 0,0 3 0,0 1 0,0-2 0,0 3 0,-2-3 0,2 3 0,-4-1 0,2-2 0,-1 1 0,1-3 0,2 3 0,-1 3 0,-2 0 0,-3 4 0,1-2 0,-6 2 0,5 0 0,-10 0 0,-23 0 0,-4 0 0,-42 0 0,21 0 0,-21 0 0,-13 0 0,21 0 0,15 0 0,3 0 0,2 0 0,-18 0 0,42 0 0,4 0 0,10 0 0,7 0 0,0 0 0,7 0 0,-5 0 0,2 0 0,-1 0 0,-23 0 0,-4 0 0,-14 0 0,-15 0 0,22 0 0,-17 0 0,34 0 0,0 0 0,19 0 0,1 0 0,2 0 0,0 0 0,-9 0 0,1 0 0,-18 0 0,-26 0 0,20 0 0,-29 0 0,48-2 0,-5 2 0,16-4 0,0 4 0,-2-2 0,-1 2 0,-8 0 0,9 0 0,-5 0 0,9 0 0,-2 0 0,1 1 0,-1 0 0,0 3 0,-22 3 0,10-3 0,-12 5 0,20-7 0,6 2 0,1 2 0,1 1 0,2-1 0,2 2 0,-1-4 0,2 2 0,-2-1 0,2 1 0,-2-2 0,6 10 0,-4-6 0,3 5 0,-2-3 0,-3-5 0,2 3 0,0-6 0,-1 0 0,0-2 0</inkml:trace>
  <inkml:trace contextRef="#ctx0" brushRef="#br0" timeOffset="2786">0 1791 24575,'12'0'0,"5"0"0,-10 0 0,5 0 0,-6 0 0,-2 0 0,6 0 0,11 0 0,26 0 0,12 0 0,-4 0 0,2 0 0,22 0 0,1 0 0,-20 0 0,-2 0 0,7 0 0,-6 0 0,-2 0 0,17 0 0,-62 0 0,-2 0 0,1 0 0,0 0 0,-4 0 0,8 0 0,34 0 0,-3 0 0,4 0 0,3 0 0,13 0 0,20 0 0,-48 0 0,-2 0 0,-25 0 0,0 0 0,3 0 0,-1 5 0,3-3 0,3 3 0,-9-3 0,4-2 0,-7 2 0,-1 0 0,0-1 0,0 0 0,9-1 0,8 5 0,18-4 0,26 13 0,-21-12 0,9 8 0,-27-10 0,13 0 0,17 0 0,-19 0 0,-2 1 0,-27 0 0,-3 1 0,34-2 0,-2 5 0,28 2 0,-22-1 0,-7-1 0,19 5 0,-21-3 0,16 3 0,-32-5 0,-14-5 0,-2 0 0,0 0 0,9 0 0,-7 0 0,14 0 0,-13 0 0,5 0 0,-6 0 0,0 0 0,7 0 0,-5 0 0,2 0 0,-6 0 0,2 0 0,-1 0 0,5 0 0,0 0 0,-1 0 0,-1 0 0,-6 0 0</inkml:trace>
  <inkml:trace contextRef="#ctx0" brushRef="#br0" timeOffset="4453">2458 1786 24575,'6'6'0,"0"2"0,1 3 0,-3-2 0,0-2 0,-2-2 0,2-1 0,-2 0 0,6 4 0,-5-3 0,5 3 0,-2-2 0,-3-2 0,2 2 0,-4-2 0,0 1 0,-1-1 0,4 0 0,-3 0 0,3 0 0,-4 0 0,-2 1 0,-4 1 0,1-2 0,-13 5 0,5-1 0,-3-2 0,0 3 0,8-4 0,-4 2 0,5-1 0,1-4 0,0 3 0,3-2 0,-4 7 0,0 1 0,2-1 0,-2 4 0,6-7 0,0 1 0,2-2 0,4-5 0,-3 0 0,2-3 0</inkml:trace>
  <inkml:trace contextRef="#ctx0" brushRef="#br0" timeOffset="6510">3051 1712 24575,'0'12'0,"0"66"0,0-53 0,0 50 0,0-70 0,0 1 0,0-2 0,0 2 0,0-1 0,0 8 0,0-7 0,0 5 0,0-5 0,0-1 0,0 1 0,0 0 0,0 2 0,0-1 0,0 1 0,0-2 0,2-3 0,2 1 0,1-4 0,11 0 0,-10 0 0,17-3 0,-15 2 0,4-1 0,-6 2 0,0 0 0,-1 0 0,3 0 0,-4 0 0,4 0 0,1 0 0,-2 0 0,4 0 0,-6 0 0,1 0 0,-4 0 0</inkml:trace>
  <inkml:trace contextRef="#ctx0" brushRef="#br0" timeOffset="8299">3377 1746 24575,'2'9'0,"0"3"0,-2-7 0,0 5 0,0 10 0,0 1 0,0 8 0,0-12 0,0 9 0,0-17 0,0 14 0,0-18 0,0 4 0,0-4 0,0 3 0,0-3 0,0 1 0,0-2 0,0 0 0,0 0 0,0 0 0,0 0 0,0 1 0,0 1 0,0-2 0,0 2 0,0-4 0,0 0 0</inkml:trace>
  <inkml:trace contextRef="#ctx0" brushRef="#br0" timeOffset="9807">3352 1739 24575,'11'0'0,"7"0"0,-12 0 0,10 0 0,-4 0 0,-3 0 0,10 0 0,-13 0 0,10 0 0,-11-2 0,3 2 0,4-2 0,-5 2 0,7 0 0,-6 0 0,-1 2 0,1 0 0,-4 2 0,0 2 0,-2-1 0,2 1 0,-3 6 0,2-6 0,-2 10 0,1-11 0,-2 5 0,0-5 0,-4 4 0,1-3 0,-3 1 0,-2-1 0,1-1 0,-5 3 0,5-3 0,-1-1 0,0-1 0,3-2 0,-3 4 0,3-4 0,-1 3 0,2-4 0,-22 0 0,2 0 0,-13 0 0,13 2 0,9-2 0,9 2 0,3-2 0,2 0 0</inkml:trace>
  <inkml:trace contextRef="#ctx0" brushRef="#br0" timeOffset="10661">3716 1784 19528,'0'13'0,"0"4"2345,0 12-2345,0 21 859,0-20-859,0 13 444,0-25-444,-2 1 1399,-1-1-1399,0-7 0,1-5 0,2-8 0,0-1 0</inkml:trace>
  <inkml:trace contextRef="#ctx0" brushRef="#br0" timeOffset="11503">3728 1774 24575,'16'0'0,"8"0"0,19 0 0,-12 0 0,6 0 0,-24 0 0,-2 0 0,-2 0 0,-4 2 0,3-1 0,-4 0 0,-1-1 0,-1 0 0</inkml:trace>
  <inkml:trace contextRef="#ctx0" brushRef="#br0" timeOffset="12270">3781 1975 24575,'30'0'0,"-17"0"0,31 0 0,-17 0 0,-3 0 0,-3 0 0,-20 0 0,0 0 0,-3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8T21:39:56.06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206 332 23967,'16'-3'0,"0"-2"301,-9 4-301,1 0 102,2 1-102,-4 0 51,15 0-51,-8 0 154,4 0-154,4 0 0,-6 0 0,42 0 0,-29 0 0,19 0 0,-36-2 0,-7 1 0,-2-1 0,0 2 0</inkml:trace>
  <inkml:trace contextRef="#ctx0" brushRef="#br0" timeOffset="1789">216 336 24575,'5'5'0,"-1"-1"0,-4 2 0,0 0 0,0 4 0,0 4 0,0 3 0,0 11 0,0-6 0,0 10 0,2-13 0,-1 0 0,2-7 0,-3 1 0,0-1 0,0 1 0,0 8 0,0-6 0,0 9 0,0-6 0,0-4 0,1 0 0,0-7 0,4 5 0,-4-3 0,3 1 0,-4 2 0,0 5 0,2-1 0,-2-2 0,2-2 0,0-7 0,-1 3 0,2-1 0,-2-1 0,2 3 0,-2-4 0,1 1 0,-2 0 0,2-2 0,0 4 0,3 3 0,2 12 0,1 7 0,0 2 0,-1-11 0,-4-12 0,-1-12 0,-2 0 0,0 0 0</inkml:trace>
  <inkml:trace contextRef="#ctx0" brushRef="#br0" timeOffset="5625">63 1172 24575,'-3'12'0,"2"-5"0,-5 7 0,3-3 0,0 2 0,-1 1 0,3-6 0,-3 8 0,4-9 0,-4 26 0,-2-18 0,1 12 0,-3-6 0,6-13 0,-3 14 0,3-14 0,-1 5 0,1-3 0,2-5 0,0 13 0,0-5 0,0 3 0,0 18 0,0-18 0,0 26 0,0-28 0,3 5 0,0-13 0,7 4 0,-5-3 0,6 7 0,3-2 0,-3 1 0,12 3 0,-15-11 0,7 4 0,-11-6 0,0-1 0,0 2 0,2-4 0,1 4 0,-1-4 0,4 6 0,-5-5 0,11 3 0,-8-4 0,5 0 0,1 0 0,-8 0 0,8-2 0,-9 1 0,1-1 0,2-1 0,-3 2 0,4-3 0,-4 4 0,3-2 0,-2 2 0,1-2 0,3 0 0,1-1 0,0 0 0,24-4 0,-8-3 0,10-4 0,-16 1 0,-13 2 0,-5 3 0,3-3 0,-1-4 0,3 3 0,-3-6 0,-1 10 0,2-5 0,-4 5 0,0 3 0,-2-3 0,2-3 0,-1 4 0,2-12 0,-3 11 0,0-15 0,0 14 0,0-7 0,0 1 0,0 7 0,0-15 0,0 15 0,0-5 0,0 5 0,0 2 0,-2-3 0,1 3 0,0 0 0,-3-2 0,3 2 0,-7-5 0,6 4 0,-5-2 0,1-1 0,0 5 0,-3-5 0,5 6 0,-2-2 0,4 1 0,-3 3 0,-1-2 0,-5 1 0,4 0 0,-8 1 0,10 2 0,-3-2 0,4 1 0,-7-6 0,4 6 0,-11-8 0,11 9 0,-12-10 0,6 5 0,-6-5 0,5 5 0,4 3 0,-6 0 0,9 2 0,-17-5 0,17 4 0,-7-4 0,9 5 0,1 0 0,-2 0 0,1 0 0,-3 0 0,2 2 0,-3 0 0,1 3 0,1-3 0,1 0 0,2 0 0,0 0 0,-1 2 0,1 2 0,2-1 0,0-1 0,2-2 0</inkml:trace>
  <inkml:trace contextRef="#ctx0" brushRef="#br0" timeOffset="6314">153 1410 24575,'9'18'0,"4"10"0,9-3 0,-6 0 0,2-8 0,-9-1 0,-2-7 0,5 9 0,12 8 0,-9-9 0,9 7 0,-18-20 0,-2-10 0,-4 2 0,0-3 0</inkml:trace>
  <inkml:trace contextRef="#ctx0" brushRef="#br0" timeOffset="6807">312 1409 24575,'-8'19'0,"-1"-3"0,4 3 0,-5-1 0,2 1 0,-4-3 0,-4 0 0,6-7 0,-14 13 0,7-6 0,2-2 0,-1 2 0,12-10 0,2-7 0,0 2 0,2-5 0</inkml:trace>
  <inkml:trace contextRef="#ctx0" brushRef="#br0" timeOffset="8020">169 1042 24575,'11'2'0,"5"5"0,-1 3 0,10 11 0,-2-3 0,-5-1 0,4-3 0,-5 2 0,0-6 0,-1 7 0,-10-13 0,-4-1 0,0-4 0,-2-9 0,2 0 0,4-9 0,6-17 0,-4 15 0,3-9 0,-7 18 0,-1 6 0,0-5 0,-1 6 0,0-1 0,1 2 0,-1 1 0,-2 1 0</inkml:trace>
  <inkml:trace contextRef="#ctx0" brushRef="#br0" timeOffset="10843">572 788 24575,'11'-4'0,"-1"0"0,-6 4 0,0 0 0,7 0 0,2 4 0,3 0 0,-5 3 0,-4-1 0,-7-2 0,2 11 0,-4-8 0,0 12 0,-6-8 0,5-1 0,-19 13 0,18-15 0,-17 11 0,16-13 0,1 1 0,-2-1 0,6-2 0,0 2 0,2-2 0,4 1 0,5-4 0,10-1 0,-7 0 0,4 0 0,-14 0 0,0 0 0,0 0 0,2 0 0,-1 0 0,1 0 0,0 0 0,7 0 0,2 0 0,-2 0 0,-4 0 0</inkml:trace>
  <inkml:trace contextRef="#ctx0" brushRef="#br0" timeOffset="12331">891 801 24575,'-3'4'0,"0"0"0,0 0 0,-1 0 0,0 0 0,-2 3 0,1-3 0,-3 4 0,3-3 0,-5 6 0,3-3 0,1 4 0,2-6 0,8 0 0,-1-4 0,3 2 0,-2-3 0,0 2 0,2 1 0,-1-1 0,1 3 0,0-2 0,-2-1 0,4 2 0,-5-2 0,1 1 0,-4 0 0,0 2 0,0-2 0,0 2 0,0-1 0,0-1 0,-13 13 0,7-12 0,-33 24 0,14-21 0,-7 9 0,11-10 0,18-5 0,-1 0 0</inkml:trace>
  <inkml:trace contextRef="#ctx0" brushRef="#br0" timeOffset="13219">1008 905 24575,'-2'12'0,"2"-3"0,-2 0 0,2-4 0,0 3 0,0-3 0,0 1 0,0-2 0,0 0 0,0 2 0,0-1 0,-2-1 0,0-4 0,-1-3 0,0-1 0,2 2 0,-1 0 0</inkml:trace>
  <inkml:trace contextRef="#ctx0" brushRef="#br0" timeOffset="13753">998 752 24575,'11'0'0,"4"3"0,-10-3 0,4 3 0</inkml:trace>
  <inkml:trace contextRef="#ctx0" brushRef="#br0" timeOffset="15158">1144 931 24575,'0'11'0,"0"5"0,0-4 0,0 0 0,2 5 0,-1-10 0,2 5 0,5-25 0,-2 5 0,5-13 0,-5 13 0,6-4 0,-6 6 0,7 0 0,-9 11 0,0 1 0,0 5 0,0-3 0,1-2 0,-3 0 0,2 5 0,-1-5 0,2 4 0,1-4 0,-3-1 0,0 3 0,-3-4 0,0 2 0,2-2 0,-1 1 0,1-1 0,-2 0 0,0 0 0,0 0 0,0 0 0,-2-1 0,1-1 0,-1-2 0</inkml:trace>
  <inkml:trace contextRef="#ctx0" brushRef="#br0" timeOffset="16232">1445 779 24575,'-12'13'0,"2"-5"0,-7 19 0,5-11 0,-9 19 0,5-7 0,3 4 0,4-11 0,6-8 0,3-5 0,0-3 0,0 7 0,2-6 0,2 8 0,4-3 0,1 0 0,-1 2 0,-2-6 0,11 12 0,-9-14 0,11 12 0,-15-17 0,2 2 0,12-2 0,-4-3 0,6 1 0,-10-5 0,-8 4 0,0-1 0</inkml:trace>
  <inkml:trace contextRef="#ctx0" brushRef="#br0" timeOffset="17283">1563 936 24575,'0'17'0,"0"5"0,0-9 0,0 9 0,0-10 0,0 0 0,10-12 0,3-3 0,7-4 0,13-14 0,-7 7 0,6-7 0,-11 11 0,-9 5 0,-2 3 0,-2 27 0,-3-14 0,1 19 0,-1-28 0,-2-2 0,3-8 0,-2 3 0,1-10 0,0 6 0,0-3 0,2-6 0,-2 10 0,1-7 0,0 5 0,-3 5 0,3-3 0,-4 4 0,12 2 0,-11 0 0,8 2 0</inkml:trace>
  <inkml:trace contextRef="#ctx0" brushRef="#br0" timeOffset="18653">2002 1062 15759,'-18'2'0,"4"-1"3792,3 4-3792,3-3 1520,3 2-1520,-1 0 815,2 2-815,1-1 2689,1 1-2689,-2 4 0,2-5 0,-4 5 0,1-6 0,3 0 0,0 0 0,0 2 0,2 8 0,-2-5 0,4 4 0,0-11 0,18 8 0,-3-3 0,5 4 0,-9-4 0,-9-1 0,0-3 0,2 0 0,-1-3 0,2 0 0,-2-1 0,1 0 0,-2-3 0,0 2 0,1-2 0,-1-1 0,0 3 0,-2 0 0,0 2 0</inkml:trace>
  <inkml:trace contextRef="#ctx0" brushRef="#br0" timeOffset="21059">2130 920 24575,'6'-1'0,"2"0"0,1 3 0,-3-2 0,6 0 0,-5 0 0,1 0 0,0 0 0,-3 0 0,7 0 0,11 0 0,7 0 0,-1 0 0,-10 0 0,-14 0 0</inkml:trace>
  <inkml:trace contextRef="#ctx0" brushRef="#br0" timeOffset="21779">2254 817 24575,'2'41'0,"0"-10"0,3 7 0,1-20 0,-3 21 0,0-26 0,-3 3 0,2-11 0,-2-1 0,2-2 0</inkml:trace>
  <inkml:trace contextRef="#ctx0" brushRef="#br0" timeOffset="24239">2528 899 24575,'-5'18'0,"1"-1"0,2-12 0,-2 1 0,3 2 0,0-3 0,1 11 0,0-10 0,0 14 0,0-13 0,0 5 0,0-8 0,0 0 0,1 2 0,2-1 0,1 1 0,0-2 0,19 4 0,-14-5 0,19 5 0,-22-8 0,3 2 0,-1-2 0,-4 0 0,2 0 0,17-15 0,-12 7 0,10-11 0,-15 6 0,-5 0 0,2-1 0,-3 2 0,0 5 0,3-3 0,-11-6 0,7 7 0,-14-6 0,10 14 0,-3-1 0,2 2 0,1-2 0,-1 2 0,-2-2 0,-23 2 0,17 0 0,-17 0 0,26 0 0,-1 0 0,2 0 0,2 0 0,0 0 0</inkml:trace>
  <inkml:trace contextRef="#ctx0" brushRef="#br0" timeOffset="24917">2613 830 19778,'0'13'0,"0"-6"2239,0 27-2239,0 1 0,0 14 0,0 44 815,0-34-815,0 25 0,0-1 0,0-28 210,0 3 1,0-8-211,0-37 1322,0 7-1322,0-6 0,0-1 0,0-3 0,0-5 0,0 5 0,0-4 0,0-1 0,0-2 0</inkml:trace>
  <inkml:trace contextRef="#ctx0" brushRef="#br0" timeOffset="31467">915 0 24575,'3'57'0,"0"-1"0,1 32 0,-4-2 0,0-18 0,0-32 0,0 5 0,0-34 0,0 1 0,0 2 0,0 1 0,0 7 0,0 1 0,0-2 0,0-5 0,0 2 0,0-5 0,0 9 0,0-3 0,0 13 0,0-18 0,0-2 0,0-20 0,0 0 0,0 4 0</inkml:trace>
  <inkml:trace contextRef="#ctx0" brushRef="#br0" timeOffset="34414">949 60 24575,'15'-5'0,"-7"2"0,9 1 0,-3 2 0,-4 0 0,15 0 0,-16 0 0,7 0 0,-12 0 0,8 0 0,-6 0 0,9 0 0,22 0 0,-8 0 0,29 0 0,1 0 0,-20 0 0,42 0 0,-77 0 0,2 0 0,0 0 0,4 0 0,-3 0 0,9 0 0,-8 0 0,11 0 0,40 0 0,-11 0 0,7 0 0,2 0 0,9 0 0,19 0 0,-48 0 0,-8 0 0,-23 0 0,7 0 0,-1 0 0,8 0 0,24 0 0,-17 0 0,10 0 0,-24 0 0,-9 0 0,0 3 0,-2 0 0,0 13 0,-2-7 0,0 15 0,0-9 0,0 34 0,0-29 0,0 24 0,0-31 0,0-1 0,0 1 0,0-2 0,0 1 0,0 7 0,0-9 0,0 17 0,0-18 0,0 16 0,0-15 0,0 1 0,0 5 0,0-8 0,0 5 0,0-7 0,0 2 0,0-1 0,0 9 0,0-8 0,0 5 0,0-9 0,0 0 0,0 0 0,0 0 0,0 0 0,0 1 0,0-1 0,0 0 0,2 0 0,-1 2 0,0-1 0,-1 3 0,0-4 0,0 4 0,0-3 0,0 1 0,0-2 0,0-2 0,0 0 0</inkml:trace>
  <inkml:trace contextRef="#ctx0" brushRef="#br0" timeOffset="37352">926 647 24575,'13'-2'0,"-4"0"0,2 2 0,-4 0 0,1-2 0,4 2 0,-1-4 0,2 4 0,-3-2 0,2 2 0,2 0 0,-2 0 0,8 0 0,-12 0 0,13 0 0,-7 0 0,0 0 0,20 0 0,-24 0 0,17 0 0,-22 0 0,-1 0 0,0 0 0,4 0 0,-1 0 0,7 0 0,-7 0 0,5 0 0,-6 0 0,1 0 0,-1 0 0,-2 0 0,2 0 0,0 0 0,7 0 0,3-6 0,2 5 0,11-5 0,-9 6 0,25 0 0,-19 0 0,12 0 0,10 0 0,-29 0 0,18-2 0,-33 2 0,0-2 0,4 2 0,1 0 0,1 0 0,2 0 0,-3 0 0,8 0 0,-9 0 0,4 0 0,-6 0 0,-1 0 0,1 0 0,-2 0 0,0 0 0,0 0 0,2 0 0,-1 0 0,4 0 0,3 0 0,-1 0 0,8 0 0,5 0 0,24 0 0,-18 0 0,9 0 0,-31 0 0,-1 0 0,-1 0 0,-2 0 0,6 0 0,-3 0 0,5 0 0,-5 0 0,-1 0 0,-2 0 0,0 0 0,0 0 0,8-2 0,-5 2 0,5-2 0,-8 2 0,0 0 0,0 0 0,1 0 0,7 0 0,0 0 0,2 0 0,-3 0 0,-7-2 0,0 2 0,-2-2 0,0 2 0</inkml:trace>
  <inkml:trace contextRef="#ctx0" brushRef="#br0" timeOffset="40962">1047 236 24575,'0'18'0,"0"1"0,0-7 0,0 7 0,0-11 0,0 3 0,0-4 0,0-2 0,0 5 0,0-3 0,0 7 0,1-2 0,0-1 0,1 1 0,-2-1 0,0 0 0,0 0 0,2-1 0,0-5 0,2 5 0,-2-4 0,2 2 0,-2-1 0,1-1 0,2 0 0,-2-3 0,1 2 0,0-2 0,-4 1 0,4 2 0,-3-5 0,2-2 0,-2-4 0,10-13 0,-5 7 0,6-12 0,-7 14 0,3-8 0,-7 10 0,8-13 0,-9 11 0,6-20 0,-6 21 0,3-12 0,-3 13 0,0-6 0,2 6 0,-2-4 0,2 7 0,-2 0 0,2-1 0,1-5 0,4 2 0,-4-1 0,1 5 0</inkml:trace>
  <inkml:trace contextRef="#ctx0" brushRef="#br0" timeOffset="42525">1473 285 24575,'-7'0'0,"-1"0"0,4 0 0,-4 0 0,3 0 0,-3 0 0,-5 0 0,-5 3 0,-3 0 0,-11 5 0,14-2 0,-2 2 0,8-3 0,7 1 0,-3-4 0,4 3 0,1-2 0,1 5 0,2-1 0,0 3 0,-2-5 0,0 13 0,0-13 0,0 11 0,2-10 0,0-2 0,0 4 0,0-3 0,0 3 0,2-4 0,0 2 0,2 0 0,0-1 0,1 1 0,-3 4 0,2-4 0,0 5 0,2-5 0,1-2 0,-1 2 0,-2-3 0,6-2 0,4 2 0,1-2 0,21 1 0,-18-2 0,11 0 0,-12 0 0,-11 0 0,4 0 0,-6 0 0,1 0 0,-1-1 0,-2 0 0,0-1 0</inkml:trace>
  <inkml:trace contextRef="#ctx0" brushRef="#br0" timeOffset="44392">1695 316 24575,'-5'3'0,"-6"10"0,3-6 0,-4 6 0,6-8 0,1-1 0,1 3 0,2 3 0,-2-3 0,4 1 0,-2-2 0,2-2 0,0 4 0,0-3 0,0 1 0,0 2 0,0-1 0,1 1 0,2-2 0,1-2 0,9 4 0,0-5 0,10 3 0,-8-6 0,-3 0 0,-6 0 0,0 0 0,-1 0 0,1 0 0,-2 0 0,2-2 0,-1 0 0,3-4 0,-6-6 0,4 1 0,-6 0 0,8-6 0,-7 11 0,5-6 0,-6 6 0,0-1 0,0-1 0,0 1 0,0-1 0,0 3 0,0-7 0,1 4 0,0-3 0,1 3 0,-2 3 0,-2 1 0,-9 0 0,5 3 0,-6-2 0,-7 3 0,4 0 0,-6 0 0,9 0 0,8 0 0,0 0 0,0 0 0,-1 2 0,1 0 0,2 3 0,0-3 0,2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8T21:43:26.95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37 1 24575,'8'17'0,"3"-1"0,-8-6 0,4 0 0,1 3 0,-3-5 0,7 8 0,11 12 0,-13-15 0,15 16 0,-20-24 0,2 3 0,-2-3 0,1 1 0,-4-2 0,0 0 0,-2 4 0,0-3 0,0 3 0,-4-4 0,2 0 0,-8 4 0,-2 1 0,-8 10 0,-7 5 0,9-6 0,-10 7 0,22-21 0,-10 7 0,9-9 0,0 2 0,1 1 0,2-1 0,0 0 0,1-2 0,2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8T21:42:28.77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75 48 24575,'-7'34'0,"-1"-3"0,-3 23 0,6-27 0,-7 31 0,6-21 0,-4 8 0,4 23 0,0-16 0,5-8 0,0 2 0,-1-31 0,2 21 0,0 13 0,0-27 0,55 12 0,-33-36 0,43-10 0,-11 12 0,-9 0 0,18 0 0,3 0 0,7 0 0,-3 0 0,-1 0 0,-13 0 0,24 0 0,-3 0 0,-33 0 0,14 0 0,-5 0 0,-31 0 0,0 0 0,-2 0 0,-12 0 0,-4 0 0,33 0 0,-24 0 0,24 0 0,-31 0 0,9 0 0,-5 0 0,37 0 0,-33 0 0,23 0 0,-33 0 0,0 0 0,3-1 0,-3-2 0,2-1 0,-2 2 0,0 0 0,-1 0 0,-1-1 0,-1-1 0,0-4 0,1 3 0,-2-9 0,7-16 0,-5-1 0,5-34 0,-7 36 0,0-11 0,0 28 0,0 5 0,0-11 0,0 10 0,0-5 0,0-3 0,0 9 0,0-22 0,0 6 0,0-5 0,0 0 0,0 17 0,0 0 0,0 5 0,0 2 0,0-4 0,0 3 0,0-3 0,0 0 0,0 1 0,0-3 0,0 3 0,0 1 0,0-2 0,0 3 0,0-3 0,0 3 0,0-5 0,0 5 0,0-5 0,0 4 0,-2-1 0,1 1 0,-1 2 0,0 1 0,-6 1 0,2 2 0,-10 0 0,8 0 0,-4-1 0,6 0 0,-1-1 0,0 2 0,-1 0 0,-4 0 0,5 0 0,-3 0 0,-2 0 0,2 0 0,-11 0 0,6 0 0,-9 0 0,9 0 0,0-2 0,7 2 0,4-2 0,-2 2 0,-4-4 0,-2 3 0,-15-2 0,-20-3 0,13 5 0,-10-4 0,32 5 0,0 0 0,7 0 0,-9 0 0,6 0 0,-9 0 0,8 0 0,1 0 0,-4 0 0,-10 0 0,-7-5 0,-37-1 0,12-5 0,-31-1 0,46 5 0,-5 2 0,18 1 0,10 3 0,-11-4 0,16 5 0,1 0 0,-9 0 0,13 0 0,-6 0 0,7 0 0,1 0 0,0 0 0,-2 0 0,1 0 0,-3 0 0,2 0 0,-9 0 0,0 0 0,-5 0 0,0 0 0,5 0 0,2 0 0,1 0 0,4 0 0,-4 0 0,5 0 0,1 0 0,2 0 0,1 2 0,1-1 0,2 1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1:21:16.78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68 24575,'0'8'0,"3"19"0,-2-4 0,3 9 0,-4-16 0,0-6 0,2-7 0,-1 0 0,3-6 0,-3-7 0,1 3 0,-2-3 0,7-5 0,1-1 0,8-6 0,-8 7 0,2 3 0,-5 4 0,1 2 0,1-1 0,-2 6 0,-2 4 0,2 5 0,-2 5 0,0-2 0,1 3 0,-3-7 0,1 3 0,2 5 0,-3-5 0,4 6 0,-2-8 0,2-5 0,1-1 0,-1-4 0,5-6 0,-4 1 0,11-7 0,-2 6 0,-1 0 0,1 5 0,-9 3 0,1 0 0,-1 2 0,-1 1 0,-2 2 0,3 11 0,-3-8 0,7 17 0,-1-15 0,-1 6 0,-1-6 0,-4-4 0,2 1 0,0-1 0,-2-4 0,0 1 0</inkml:trace>
  <inkml:trace contextRef="#ctx0" brushRef="#br0" timeOffset="1769">557 1 24575,'-3'4'0,"0"5"0,0 7 0,2-2 0,-16 15 0,13-10 0,-18 27 0,19-23 0,-6 8 0,9-21 0,0-5 0,0 0 0,0 0 0,10 15 0,-5-11 0,9 11 0,-12-14 0,3-1 0,-2 0 0,2 3 0,0-3 0,1 1 0,-4-4 0,1-2 0</inkml:trace>
  <inkml:trace contextRef="#ctx0" brushRef="#br0" timeOffset="2993">764 201 24575,'8'0'0,"8"-3"0,4 2 0,6-10 0,-4 10 0,-8-6 0,-4 7 0,-5 0 0,3-3 0,-7 1 0,-2-4 0,-2 3 0,-2 1 0</inkml:trace>
  <inkml:trace contextRef="#ctx0" brushRef="#br0" timeOffset="3926">828 81 24575,'0'6'0,"0"-1"0,0 2 0,0 1 0,0 1 0,0 3 0,0-4 0,0 3 0,0 7 0,0-11 0,0 11 0,0-10 0,4 3 0,0-3 0,6-1 0,-4-4 0,1 2 0,-2-5 0,1 3 0,-1-3 0,14 2 0,-10-4 0,7 2 0,-13-3 0,-3 0 0</inkml:trace>
  <inkml:trace contextRef="#ctx0" brushRef="#br0" timeOffset="5052">1073 19 24575,'3'5'0,"2"-2"0,-2 7 0,2-4 0,-2 1 0,2 1 0,-5 0 0,5 5 0,-5-5 0,3 12 0,-3-12 0,0 15 0,0-8 0,0-1 0,-3 10 0,-2-9 0,-1 6 0,-2-8 0,3-6 0,-5 1 0,4-2 0,-7 1 0,-9 15 0,1-4 0,-3 6 0,12-12 0,10-10 0</inkml:trace>
  <inkml:trace contextRef="#ctx0" brushRef="#br0" timeOffset="7460">1417 111 24575,'-5'0'0,"2"5"0,-2 3 0,2 1 0,0 5 0,1-5 0,0 1 0,1 0 0,1-4 0,5 4 0,1-4 0,4 1 0,-2-2 0,11 22 0,-10-16 0,2 21 0,-14-26 0,-2 4 0,-1-7 0,-9 3 0,7-6 0,-15 4 0,11-2 0,-3 1 0,5 0 0,7-1 0,1-2 0</inkml:trace>
  <inkml:trace contextRef="#ctx0" brushRef="#br0" timeOffset="8383">1587 204 24575,'5'13'0,"-2"-2"0,-1 4 0,-2 1 0,0-4 0,0 6 0,0-12 0,0-1 0,0-5 0,0-6 0</inkml:trace>
  <inkml:trace contextRef="#ctx0" brushRef="#br0" timeOffset="8799">1592 54 24575,'8'8'0,"-3"-3"0,-2-3 0</inkml:trace>
  <inkml:trace contextRef="#ctx0" brushRef="#br0" timeOffset="10093">1738 198 24575,'6'8'0,"-2"5"0,0 1 0,-4-2 0,6 3 0,-3-9 0,0 4 0,2-2 0,-5 0 0,5-3 0,-2-5 0,6-13 0,-5 5 0,8-10 0,-4 4 0,14-9 0,-6 6 0,4 0 0,-5 18 0,-10 2 0,5 4 0,0 2 0,-7-2 0,7 13 0,-7-5 0,-2 7 0,3-7 0,-4-3 0,2-4 0,-1 0 0,3 0 0,-3-3 0,1 0 0,-2 0 0,0-4 0,0 0 0,0-3 0</inkml:trace>
  <inkml:trace contextRef="#ctx0" brushRef="#br0" timeOffset="13707">2207 73 24575,'-3'8'0,"1"2"0,2-4 0,-5 4 0,4-2 0,-4 0 0,5 4 0,0-5 0,0 16 0,0-14 0,0 10 0,0-14 0,0 1 0,0 1 0,0-1 0,0 2 0,0-1 0,0 6 0,0-4 0,2 3 0,1-7 0,0 1 0,2-1 0,-2-2 0,2-1 0,5 3 0,-4-4 0,4 6 0,-2-7 0,-3 3 0,5-1 0,-4-1 0,1 1 0,-1-2 0,-1 0 0,2 0 0,-1 0 0,4-2 0,-2-4 0,0 3 0,2-7 0,-4 7 0,1-5 0,-1 3 0,1-3 0,-1 2 0,-1-1 0,-2 1 0,-3-1 0,0 1 0,0-4 0,2-1 0,-2 2 0,5-3 0,-4 6 0,1-4 0,-2 4 0,0-12 0,0 10 0,0-9 0,0 11 0,0-2 0,0 3 0,0-1 0,-2-1 0,-1 1 0,-3 1 0,-1 0 0,1 4 0,-4-1 0,4 2 0,-2 0 0,3 0 0,0 0 0,-1 0 0,1 0 0,0 0 0,-11 0 0,6 2 0,-6 1 0,6 0 0,2-1 0,-1-2 0,2 3 0,1 0 0,1 4 0,2 1 0,1 0 0,2 2 0,0-4 0,0 4 0,2-4 0,1 1 0,2-2 0,3-2 0,-2 2 0,1-5 0,1 3 0,-3-1 0,3-1 0,-1 1 0,-1-2 0,4 0 0,-4 0 0,1 0 0,9 0 0,-8 0 0,7 0 0,-10 0 0,0 0 0,-2 0 0,0 0 0</inkml:trace>
  <inkml:trace contextRef="#ctx0" brushRef="#br0" timeOffset="15864">2492 333 24575,'8'0'0,"2"-2"0,6-6 0,-6 4 0,12-5 0,-15 8 0,8-3 0,-2-4 0,-4-1 0,1-1 0,-8 2 0,0 3 0,-1-1 0,1-1 0,-2 1 0,-5-4 0,2 4 0,-5 0 0,3 4 0,0 2 0,-1 0 0,-1 0 0,-2 0 0,1 0 0,-2 5 0,4-2 0,-4 7 0,4-6 0,-1 2 0,2-3 0,-3 3 0,4-1 0,0 0 0,4 0 0,0 8 0,0-5 0,0 5 0,0-8 0,0 2 0,2 1 0,-1 1 0,3 0 0,-1-3 0,5 4 0,-3-6 0,3 2 0,-3-3 0,0 3 0,3-1 0,-2-2 0,1-1 0,-2 3 0,1-4 0,-1 6 0,0-7 0,3 3 0,2-3 0,-1 0 0,5 0 0,-7 0 0,2 0 0,-6 0 0,0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8T22:15:29.95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199 151 24575,'-7'-3'0,"-3"-2"0,5 4 0,-3-5 0,4 4 0,-1-1 0,1 2 0,0 1 0,0 0 0,-2 0 0,1 0 0,-5 0 0,5 0 0,-5 0 0,2 0 0,-1 1 0,-2 0 0,5 3 0,-2-4 0,1 6 0,1-4 0,2 4 0,2-2 0,2 1 0,0-1 0,0 4 0,0-3 0,0 6 0,-3 1 0,2-1 0,-2 0 0,3-5 0,0 0 0,0 2 0,0-1 0,0 1 0,2-4 0,1 0 0,3 2 0,-2-3 0,4 5 0,-3-8 0,7 10 0,-6-9 0,6 6 0,1-4 0,-5 0 0,6 0 0,-9-3 0,3 0 0,-2 0 0,0 0 0,0 0 0,-1 0 0,-1 0 0,-2 0 0,0 0 0</inkml:trace>
  <inkml:trace contextRef="#ctx0" brushRef="#br0" timeOffset="2047">138 236 24575,'8'4'0,"7"0"0,-8-4 0,12 0 0,-7 0 0,1 0 0,-5 0 0,-4 2 0,-1 0 0,2 4 0,-4 1 0,5 3 0,-6-3 0,2 7 0,-2-5 0,0 3 0,0-3 0,0-4 0,0 1 0,0-2 0,0 0 0,0 1 0,0 2 0,0-1 0,0 3 0,0-6 0,0 1 0</inkml:trace>
  <inkml:trace contextRef="#ctx0" brushRef="#br0" timeOffset="9225">1 6 24575,'23'-2'0,"-13"1"0,25-2 0,-28 3 0,20 0 0,-21 0 0,7 0 0,1 0 0,-4 0 0,5 0 0,-7 0 0,-4 0 0,0 0 0,0 0 0,1 0 0,-1 0 0,2 0 0,0 0 0,-1 0 0,-1 0 0</inkml:trace>
  <inkml:trace contextRef="#ctx0" brushRef="#br0" timeOffset="11347">463 69 24575,'-4'5'0,"1"2"0,0-2 0,2 1 0,-1 2 0,2-3 0,0 1 0,0-2 0,0 0 0,-2 2 0,2-1 0,-2 1 0,0 2 0,2-1 0,-4 5 0,3 26 0,0-23 0,1 21 0,0-32 0,9 11 0,-5-10 0,7 10 0,-6-15 0,1 2 0,-2-6 0,0 4 0,-2-4 0</inkml:trace>
  <inkml:trace contextRef="#ctx0" brushRef="#br0" timeOffset="13175">756 51 24575,'-7'4'0,"-1"1"0,-18 23 0,16-16 0,-13 14 0,23-22 0,0 2 0,0-1 0,0 3 0,0-2 0,0 1 0,0 7 0,0 9 0,0-7 0,0 9 0,2-19 0,-2 3 0,2-1 0,0 2 0,-1-3 0,3 9 0,-3-1 0,2-2 0,-5 2 0,-1-10 0,-1 1 0,0-4 0,1 0 0,2-2 0</inkml:trace>
  <inkml:trace contextRef="#ctx0" brushRef="#br0" timeOffset="14759">635 185 24575,'4'2'0,"1"0"0,-1-2 0,4 0 0,-1 0 0,17 0 0,-14 0 0,11 0 0,-13 0 0,-3 0 0,4 0 0,-2 0 0,-1 0 0,0 0 0,-1 0 0,-3 0 0,0 0 0</inkml:trace>
  <inkml:trace contextRef="#ctx0" brushRef="#br0" timeOffset="17485">934 122 24575,'1'2'0,"0"-1"0,3 5 0,0-2 0,-4 0 0,4 2 0,-4-1 0,2 1 0,1 4 0,-1-2 0,2 2 0,-3-4 0,2 5 0,-2-5 0,2 10 0,-3-10 0,0 5 0,0-7 0,0 0 0,0 2 0,0-1 0,0 1 0,0-2 0,0 2 0,0 5 0,0-2 0,-2 4 0,1-7 0,-3 4 0,2-5 0,-3 11 0,2-10 0,1 7 0,-2-9 0,1 0 0,-3-2 0,2 0 0,1-4 0,1 2 0,2-2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8T22:15:25.27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24575,'0'0'0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8T22:08:58.65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24575,'16'0'0,"10"0"0,-19 0 0,9 0 0,-11 0 0,-1 0 0,0 0 0,6 0 0,-4 0 0,5 0 0,-2 0 0,-3 0 0,4 0 0,-6 0 0,2 0 0,0 0 0,1 0 0,5 0 0,-3 0 0,6 0 0,-10 0 0,-3 2 0,-9 0 0</inkml:trace>
  <inkml:trace contextRef="#ctx0" brushRef="#br0" timeOffset="1758">37 145 24575,'6'3'0,"-1"-1"0,8-1 0,-5 0 0,4 3 0,-4-4 0,-3 2 0,1-2 0,0 0 0,-2 0 0,8 0 0,-6 0 0,3 0 0,-5 0 0,2 0 0,-1 0 0,3 0 0,-3 0 0,1 0 0,-2 0 0,0 0 0,0 0 0,0 0 0,4 0 0,-3 0 0,3 2 0,-6-2 0,0 2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8T22:07:55.67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36 3 24575,'5'-2'0,"-1"1"0,4 7 0,-3 11 0,1 3 0,-4-3 0,-2-2 0,0-10 0,0 3 0,0-4 0,0 2 0,0 10 0,0-9 0,0 8 0,0-5 0,0-5 0,-2 5 0,1-6 0,-3 2 0,4 1 0,-2-1 0,2 2 0,0-3 0,0 4 0,0-2 0,0 1 0,4 0 0,-1-3 0,1 1 0,-1-2 0,-2 0 0,3 0 0,0-1 0,2 0 0,4 6 0,-3-5 0,7 4 0,-8-8 0,3 2 0,-10 2 0,-1 1 0,0 1 0,-2-2 0,2 0 0,-3 0 0,1 2 0,0-1 0,-2 5 0,3-5 0,-1 3 0,2-2 0,2-2 0,-4 2 0,2-2 0,-1 2 0,1 1 0,2-1 0,0 0 0,0-2 0,0 2 0,0-1 0,0 1 0,0 0 0,0-1 0,0 1 0,0-2 0,0 0 0,0 0 0,0 2 0,0 3 0,0-3 0,2 4 0,-1-5 0,1 1 0,-2-2 0,0 0 0,1 4 0,0-3 0,1 3 0,1-4 0,-2 0 0,3 0 0,-4 2 0,0-1 0,0 3 0,0-3 0,0 4 0,0-4 0,0 3 0,0-2 0,0-1 0,0 1 0,0-2 0,0 2 0,0-1 0,-2 1 0,2-2 0,-2 0 0,0 0 0,0 0 0,-3 0 0,1 1 0,0-3 0,0 2 0,-1-4 0,1 2 0,-2 0 0,0-2 0,-1 2 0,-1 0 0,3-2 0,-9 7 0,8-4 0,-5 2 0,9-3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8T22:07:44.31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149 171 24575,'0'-6'0,"0"0"0,-4-1 0,1 3 0,-5 0 0,3 2 0,-4 2 0,3 0 0,-2 0 0,4 0 0,0 0 0,0 0 0,-2 0 0,1 0 0,-3 2 0,3 0 0,-1 2 0,2 0 0,-2 2 0,1-3 0,-1 2 0,0 0 0,3-1 0,-3 2 0,4-2 0,0 1 0,0 1 0,2-2 0,0 2 0,0-2 0,0 1 0,0-1 0,0 2 0,0 0 0,2 1 0,0-1 0,2-4 0,0 2 0,4-2 0,-3 0 0,5 0 0,-4-2 0,1 0 0,1 0 0,-4 0 0,4-4 0,-3 3 0,3-6 0,-4 6 0,4-3 0,-3 2 0,1 0 0,-2-6 0,0 5 0,2-7 0,-1 8 0,1-8 0,-2 6 0,-2 1 0,2 5 0,-4 2 0,6 4 0,-5-3 0,3 8 0,-4-7 0,1 6 0,0-4 0,1-1 0,-2 9 0,0-10 0,0 6 0,0-8 0,0 1 0,0-1 0,0 2 0,0-2 0,0 2 0,0 0 0,0-1 0,0 3 0,0-3 0,0 1 0,0 0 0,0 0 0,-2-1 0,-1 0 0,1-1 0,0 3 0,0-1 0,0 0 0,0-1 0,-2-1 0,2-2 0,-3 2 0,1-4 0,0 2 0,-2-2 0,1 0 0,-1 0 0,2 0 0,-2 0 0,1 0 0,-25 0 0,14 0 0,-17 0 0,21 0 0,8-2 0,4 0-1696,3-2 0,-2 1 0,-1 1 0</inkml:trace>
  <inkml:trace contextRef="#ctx0" brushRef="#br0" timeOffset="1567">0 40 24575,'4'-3'0,"4"1"0,3 0 0,-1 1 0,4-2 0,-5 3 0,0 0 0,0 0 0,-4 0 0,3 0 0,-2-2 0,6 0 0,-2 0 0,0 0 0,-2 2 0,-4 0 0,4-2 0,-5 1 0,0 0 0</inkml:trace>
  <inkml:trace contextRef="#ctx0" brushRef="#br0" timeOffset="3568">390 1 24575,'-2'10'0,"-2"1"0,3-1 0,-2-1 0,2 1 0,-1-2 0,2 2 0,0 3 0,-2-5 0,2 10 0,-4-12 0,4 9 0,-2-9 0,2 8 0,0-4 0,0 2 0,0 4 0,-3-3 0,2 0 0,-1 0 0,2-9 0,0 4 0,0-1 0,0 7 0,1-7 0,4 5 0,-1-8 0,2-2 0,0 2 0,1 0 0,-1-1 0,-2 1 0,-2-4 0</inkml:trace>
  <inkml:trace contextRef="#ctx0" brushRef="#br0" timeOffset="4457">497 164 24575,'7'0'0,"-1"0"0,2 0 0,26 0 0,-13 0 0,22 0 0,-30 0 0,-1 0 0,-9 0 0,-2 0 0</inkml:trace>
  <inkml:trace contextRef="#ctx0" brushRef="#br0" timeOffset="4694">654 160 24575,'6'-2'0,"0"2"0,-2-2 0,-1 2 0,-1 0 0</inkml:trace>
  <inkml:trace contextRef="#ctx0" brushRef="#br0" timeOffset="5954">618 72 24575,'0'6'0,"0"0"0,0-2 0,-1 2 0,0-1 0,-1 5 0,2-2 0,0 3 0,0-3 0,0 0 0,-2-1 0,2 12 0,-2-10 0,0 10 0,2-10 0,-2-3 0,2 6 0,0-7 0,0 3 0,-2 0 0,1-1 0,-1 7 0,2 17 0,0-16 0,2 13 0,-1-24 0,2 0 0,0 1 0,3-1 0,2 0 0,-1-2 0,3 0 0,-6-4 0,2 0 0,-1-4 0,-3 1 0,0-3 0,-2 5 0,0 0 0</inkml:trace>
  <inkml:trace contextRef="#ctx0" brushRef="#br0" timeOffset="7157">756 63 24575,'0'9'0,"0"0"0,0 0 0,0-1 0,0 13 0,0-12 0,2 18 0,-1-18 0,2 8 0,-3-11 0,0 2 0,0-1 0,0 1 0,0 0 0,0-2 0,1 1 0,0 1 0,-1 9 0,-2-8 0,-3 9 0,3-18 0,0-7 0,2 3 0,0-4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8T22:07:37.69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42 1 24575,'-4'4'0,"2"0"0,-2 2 0,2-1 0,-4 3 0,1-2 0,-1 1 0,0-1 0,3 0 0,-1-2 0,4 4 0,0-3 0,0 3 0,0 4 0,0-5 0,0 5 0,0-8 0,2 0 0,-2 1 0,2 2 0,-2-2 0,2 5 0,-1-5 0,4 6 0,-4-3 0,8 8 0,-7-8 0,1 2 0,-5-6 0,-3 1 0,5-3 0,0 0 0,5-2 0,-1 2 0,2 0 0,-2 2 0,2-2 0,2 8 0,-3-6 0,3 7 0,-4-7 0,0-2 0,2 4 0,2 3 0,-2-2 0,-1 8 0,-5-10 0,0 2 0,0-2 0,0-1 0,0 2 0,0-2 0,0 4 0,0-3 0,0 7 0,0-4 0,0 3 0,0-5 0,0 0 0,0 0 0,0 3 0,-2-1 0,2-2 0,-4 4 0,3-5 0,0 7 0,-2-1 0,0 0 0,-2 4 0,3-8 0,-3 7 0,4-8 0,-1 4 0,0-4 0,1 1 0,-2 3 0,2-3 0,-1 1 0,2-2 0,0-2 0,0 2 0,0-2 0,0 1 0,0 5 0,0-4 0,0 4 0,0-4 0,0-1 0,0 1 0,0-2 0,0 0 0,0 4 0,0-1 0,0 3 0,0-3 0,2-1 0,0-2 0,3-2 0,-1 0 0,0-2 0,4 0 0,3 0 0,2 0 0,5 0 0,-2-3 0,-6 3 0,-2-3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8T22:07:18.89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221 22 24575,'-2'-7'0,"0"1"0,-3 4 0,1-2 0,0 3 0,-7-1 0,6 2 0,-6 0 0,7 0 0,0 0 0,-3 0 0,3 2 0,-2 1 0,1-1 0,-1 3 0,3-2 0,-8 4 0,7-3 0,-5 1 0,3 1 0,3-1 0,-5 1 0,4 0 0,-2-1 0,3 1 0,0-2 0,0 0 0,1 2 0,-2-1 0,4 3 0,-2-4 0,2 4 0,0-3 0,0 9 0,0-6 0,0 6 0,0 1 0,0-7 0,0 8 0,0-4 0,0-3 0,0 3 0,0-7 0,0 3 0,0 3 0,0-2 0,0 8 0,0-10 0,0 6 0,0-6 0,0 2 0,0 0 0,0 0 0,0 0 0,0-1 0,0 0 0,2-3 0,-2 11 0,2-10 0,-2 12 0,0-10 0,0 3 0,0-3 0,0-4 0,2 4 0,-2-1 0,2-1 0,-2 2 0,0-3 0,0 3 0,0-2 0,0 4 0,0-3 0,0 1 0,0-4 0,0 0 0,0 1 0,0-1 0,0 6 0,0-4 0,0 4 0,-2-5 0,2-1 0,-2 0 0,2 0 0,2 0 0,0-2 0,0-2 0,3-8 0,-5 4 0,3-4 0</inkml:trace>
  <inkml:trace contextRef="#ctx0" brushRef="#br0" timeOffset="1291">1 280 24575,'13'-3'0,"4"2"0,-5 1 0,8 0 0,-8 0 0,1 0 0,-7 0 0,-2 0 0,4 0 0,-3 0 0,2 0 0,6 0 0,11 0 0,25 0 0,-20 0 0,8 0 0,-31 0 0,-1 0 0,-3 0 0,0 0 0</inkml:trace>
  <inkml:trace contextRef="#ctx0" brushRef="#br0" timeOffset="3024">400 107 24575,'-3'4'0,"3"0"0,3 2 0,3-1 0,0 3 0,12 11 0,-11-9 0,9 10 0,-15-13 0,3 1 0,-2 1 0,-2-3 0,2 0 0,-2 4 0,0-5 0,0 31 0,0-26 0,0 20 0,-2-22 0,2-3 0,-4 4 0,2-2 0,-3 1 0,1 1 0,0-3 0,-2 4 0,1-5 0,-1 1 0,-2-1 0,3-2 0,-1 3 0,2-2 0,3 0 0,-1 1 0,1-1 0,-2 2 0,-1 0 0,2 1 0,-2-3 0,5 0 0,-2-4 0,3 2 0</inkml:trace>
  <inkml:trace contextRef="#ctx0" brushRef="#br0" timeOffset="4813">669 252 24575,'6'-5'0,"-1"3"0,1 0 0,4 2 0,-4 0 0,14 0 0,-10 0 0,4 0 0,-4 0 0,-5 0 0,14 0 0,-13 0 0,10 0 0</inkml:trace>
  <inkml:trace contextRef="#ctx0" brushRef="#br0" timeOffset="5813">723 386 24575,'7'0'0,"-1"0"0,-2 0 0,2-2 0,0 1 0,1-1 0,-1 2 0,-2 0 0,4 0 0,43 0 0,-29 0 0,29 0 0,-47 0 0,-2 0 0</inkml:trace>
  <inkml:trace contextRef="#ctx0" brushRef="#br0" timeOffset="12600">1040 137 24575,'6'-3'0,"5"-1"0,-4 3 0,7-3 0,-7 3 0,2-1 0,3-1 0,-6 3 0,4-3 0,-4 3 0,-1 0 0,3 0 0,-4 0 0,6 8 0,-5-6 0,5 8 0,-6-9 0,6 1 0,-5-2 0,3 0 0,2 0 0,-4 0 0,5 0 0,-7 0 0,2 1 0,-2 0 0,4 1 0,-3-2 0,5 0 0,-4 0 0,9 0 0,3-5 0,-5 4 0,9-4 0,-16 5 0,6 0 0,-4-3 0,4-1 0,-3-1 0,8 0 0,-10 4 0,4-3 0,-5 3 0,-2-3 0,4 2 0,-3 0 0,3-2 0,-2 2 0,-1-1 0,1 1 0,0 0 0,-1 0 0,1 0 0,-2 0 0,2-2 0,-3-1 0,0-1 0,-5 2 0,-2-2 0,1 3 0,-4-1 0,4 2 0,-5 4 0,2 2 0,1 1 0,-3 1 0,5-2 0,-3-2 0,0 2 0,3-2 0,0 2 0,3 1 0,0 1 0,-2-2 0,-1 10 0,0-7 0,0 5 0,-1-4 0,4-3 0,-6 5 0,5-6 0,0 2 0,1 6 0,-2-3 0,-3 21 0,-2-20 0,2 13 0,-1-8 0,6-7 0,-2 8 0,2-5 0,0 0 0,0 1 0,0-2 0,0-6 0,0 4 0,0 0 0,0-1 0,0 5 0,0-7 0,0 5 0,0-6 0,0 2 0,0 2 0,0 4 0,0-3 0,0 3 0,0-7 0,0 9 0,0-8 0,0 8 0,0-5 0,0-2 0,0 2 0,-3 2 0,3-3 0,-5 2 0,4-6 0,-2 1 0,2-1 0,-3-2 0,0 4 0,1-4 0,0 4 0,3 0 0,-4 1 0,1-1 0,-3 0 0,2-3 0,-1 0 0,1 0 0,2 1 0,-2 0 0,2 0 0,-3 0 0,1 1 0,0-3 0,0 0 0,0 0 0,-4-10 0,4 8 0,-1-9 0</inkml:trace>
  <inkml:trace contextRef="#ctx0" brushRef="#br0" timeOffset="14578">1234 334 24575,'11'-2'0,"-3"1"0,-2-1 0,-2 2 0,7 0 0,-6 0 0,6-1 0,1 0 0,1-1 0,20 2 0,-18 0 0,8 0 0,-19 0 0,24-2 0,-18 2 0,25-2 0,-22 2 0,2 0 0,5 0 0,-7 0 0,0 0 0,-3-2 0,-8 2 0,0-2 0</inkml:trace>
  <inkml:trace contextRef="#ctx0" brushRef="#br0" timeOffset="15343">1550 265 24575,'-2'4'0,"0"2"0,5 5 0,-3-3 0,6 10 0,-6-5 0,8 9 0,-7-4 0,3-4 0,-2-3 0,-1-6 0,2 9 0,-2-8 0,1 3 0,-2-8 0,0-3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8T22:07:05.30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245 134 24575,'-6'0'0,"-1"0"0,-1 0 0,-12 0 0,8 0 0,-10 2 0,17-1 0,-3 2 0,3 0 0,-1 1 0,-6 3 0,6-3 0,-9 5 0,4-3 0,4-2 0,-14 4 0,14-5 0,-9 7 0,11-5 0,1 1 0,2-2 0,2 2 0,0 0 0,0 1 0,0 2 0,0-3 0,0 5 0,0-6 0,0 3 0,-2-4 0,2 0 0,-2 0 0,2 2 0,0-1 0,0 3 0,0-3 0,0 1 0,0 0 0,0-2 0,2 4 0,-2-3 0,4 3 0,-4-4 0,4 6 0,-1 1 0,0 1 0,1 0 0,-1-5 0,-1-1 0,0-2 0,0 0 0,0 0 0,4 0 0,1 1 0,-1-3 0,2 0 0,-2-2 0,1 0 0,-1 2 0,-2-2 0,0 2 0,0-2 0,0 0 0,4 0 0,-3 0 0,5 0 0,-3 0 0,-1 0 0,4 0 0,-5 0 0,11 0 0,-10 0 0,6 0 0,-8 0 0,1 0 0,-1 0 0,0 0 0,0-2 0,-2 0 0,0-3 0,0 1 0,-1 2 0,0 0 0</inkml:trace>
  <inkml:trace contextRef="#ctx0" brushRef="#br0" timeOffset="1634">151 311 24575,'6'0'0,"2"0"0,-3 0 0,1 0 0,6 2 0,3-1 0,2 2 0,-1-3 0,-6 0 0,-3 0 0,1 0 0,-2-2 0,-2 1 0,0 8 0,-2-2 0,-2 6 0,0-1 0,2-3 0,-1 3 0,0-2 0,5 7 0,-2-1 0,2 0 0,-3 0 0,-1-7 0,-2 10 0,4-9 0,-4 6 0,2-1 0,-2-5 0,2 6 0,-2-8 0,2 1 0,-2 1 0,0-4 0,0 2 0,0-1 0,0-1 0,0 0 0,0 2 0,0-2 0,2 3 0,0-3 0,1-4 0,-1 1 0,-2-2 0</inkml:trace>
  <inkml:trace contextRef="#ctx0" brushRef="#br0" timeOffset="3669">1 13 24575,'9'0'0,"5"0"0,-2 0 0,8 0 0,-8 0 0,8 0 0,-12 0 0,4 0 0,-6 0 0,-2 0 0,13 0 0,-8 0 0,9-2 0,-12 2 0,0-2 0,-1 2 0,8-2 0,-7 1 0,6 0 0,-6-1 0,-2 1 0,4-1 0,-1 2 0,-3 0 0,0 0 0</inkml:trace>
  <inkml:trace contextRef="#ctx0" brushRef="#br0" timeOffset="5052">506 122 24575,'-10'11'0,"3"-3"0,7-2 0,-2 0 0,1-1 0,-1 1 0,2 2 0,-1-3 0,0 4 0,-1-4 0,0 11 0,2-9 0,-2 9 0,2-12 0,-2 2 0,2 0 0,-2-1 0,2 3 0,0-4 0,0 2 0,0 2 0,0 5 0,0 0 0,2 0 0,0-4 0,0-2 0,0-1 0,3 12 0,0 5 0,14 8 0,-10-5 0,6-10 0,-12-8 0,0-2 0,0-3 0,1 0 0,0-3 0,0 0 0,0 0 0,0 0 0,1 0 0,1 2 0,-2-1 0,0 0 0,-2-1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8T22:06:05.94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236 0 24575,'-7'0'0,"-5"0"0,6 0 0,-4 0 0,5 0 0,-1 0 0,2 0 0,-3 2 0,5 0 0,-2 3 0,0 1 0,-1 0 0,-1 0 0,0 2 0,1-3 0,-1 1 0,2-2 0,2 2 0,0-1 0,2 3 0,-2 0 0,1-1 0,0 3 0,1-6 0,0 10 0,0-1 0,0 1 0,0-2 0,1-5 0,4 3 0,-1-3 0,0 0 0,1 6 0,-3-5 0,5 8 0,-4-9 0,3 5 0,-4-5 0,0 1 0,0 0 0,0-3 0,-2 2 0,2 0 0,-2-1 0,0 8 0,2-7 0,-1 5 0,0-8 0,-1 2 0,0-1 0,0 1 0,0 0 0,0-2 0,-5 9 0,2-8 0,-5 6 0,4-9 0,-1 0 0,1 0 0,0 0 0,0 1 0,-3-2 0,3-1 0,-2 0 0,1 0 0,-9 3 0,6-2 0,-17 1 0,14-3 0,-3 0 0,7-5 0,3 2 0,2-3 0,0-1 0,0 4 0,2-2 0,-2 1 0,2 1 0,-2-4 0,1 3 0,0-3 0,1 4 0,0-2 0,1 1 0,2-1 0,1 2 0,0 1 0,2-2 0,-1 2 0,1-3 0,-2 1 0,2 1 0,-2 2 0,2-2 0,0 4 0,-1-2 0,7 0 0,-7 1 0,5-2 0,-6 2 0,7-1 0,-6 2 0,14-3 0,-15 3 0,6-3 0</inkml:trace>
  <inkml:trace contextRef="#ctx0" brushRef="#br0" timeOffset="2847">0 99 24575,'0'0'0</inkml:trace>
  <inkml:trace contextRef="#ctx0" brushRef="#br0" timeOffset="9181">295 161 24575,'15'0'0,"3"3"0,-8-2 0,1 1 0,-3-2 0,-4 0 0,0 0 0,2 0 0,-1 0 0,3 0 0,-4 0 0,2 0 0,0 0 0,-1 0 0,3 0 0,2 0 0,-3 0 0,11 0 0,-11 0 0,3 0 0,-8 0 0</inkml:trace>
  <inkml:trace contextRef="#ctx0" brushRef="#br0" timeOffset="10839">395 166 24575,'2'7'0,"0"-1"0,-2 5 0,0-6 0,0 5 0,2-4 0,-2 3 0,4 1 0,-3-3 0,0 3 0,1-4 0,-1 0 0,1 2 0,-2 4 0,0-4 0,0 4 0,0-8 0,0 0 0,0-2 0,0 0 0</inkml:trace>
  <inkml:trace contextRef="#ctx0" brushRef="#br0" timeOffset="12297">568 273 24575,'-4'5'0,"1"4"0,1-5 0,1 5 0,0-4 0,-1 1 0,2-2 0,0 0 0,0 0 0,0 0 0,8 8 0,-5-6 0,7 6 0,-6-8 0,-2 0 0,0 0 0,-2 0 0,0 0 0,-3-1 0,-8 1 0,-4 0 0,1-1 0,4 0 0,7-3 0,1 0 0</inkml:trace>
  <inkml:trace contextRef="#ctx0" brushRef="#br0" timeOffset="13895">809 33 24575,'-7'0'0,"-3"10"0,7-6 0,-6 12 0,6-11 0,-1 3 0,-1 4 0,1 2 0,-3 6 0,0 2 0,4-10 0,-2 2 0,5-9 0,-2 1 0,2-2 0,0 2 0,0 5 0,0 9 0,0-6 0,0 5 0,0-14 0,2 3 0,0-6 0,4 4 0,2-4 0,-1 0 0,3 2 0,-5-3 0,-1-3 0,-2 1 0,-2-3 0</inkml:trace>
  <inkml:trace contextRef="#ctx0" brushRef="#br0" timeOffset="19800">909 188 24575,'18'0'0,"1"-1"0,-13 1 0,5 0 0,3-5 0,-6 4 0,5-5 0,-9 6 0,2 0 0,5-3 0,-4 3 0,18-6 0,-17 6 0,14-5 0,-17 4 0,3 0 0,-4 1 0,-1 0 0,-2 0 0</inkml:trace>
  <inkml:trace contextRef="#ctx0" brushRef="#br0" timeOffset="21499">1017 50 24575,'0'8'0,"0"2"0,0-5 0,0 1 0,0 0 0,0 0 0,0 4 0,0-3 0,0 3 0,0-3 0,0-1 0,0 2 0,0-2 0,0 3 0,0-3 0,0 0 0,0 2 0,0-3 0,0 5 0,0-4 0,0 3 0,0-3 0,0 0 0,0 2 0,0-3 0,0 5 0,0-6 0,0 2 0,0-1 0,0 2 0,0-2 0,0 5 0,0-3 0,0-1 0,2-2 0,2 0 0,0-4 0,2 4 0,-2-3 0,1 0 0,2-2 0,-1 0 0,1-1 0,4 2 0,-5 0 0,2 0 0,-6 0 0</inkml:trace>
  <inkml:trace contextRef="#ctx0" brushRef="#br0" timeOffset="23693">1246 40 24575,'3'4'0,"0"0"0,-2 0 0,1 0 0,-1 0 0,4 4 0,-3 3 0,2 0 0,-4 1 0,0-6 0,0 2 0,0 5 0,0-3 0,0 5 0,0-9 0,0 0 0,0 0 0,0-1 0,0 3 0,0-2 0,0 1 0,0 0 0,0-2 0,0 3 0,0-4 0,0 2 0,0 0 0,0-1 0,0 1 0,0-2 0,0 0 0,-5 7 0,1-5 0,-5 8 0,8-13 0,-3 4 0,6-7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8T22:05:44.12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160 142 24575,'-4'-2'0,"0"0"0,-14 2 0,8 0 0,-10 0 0,13 0 0,1 0 0,-12 0 0,9 0 0,-10 0 0,13 0 0,0 0 0,1 2 0,-3 0 0,3 2 0,-1 1 0,2-1 0,2 2 0,0-2 0,2 9 0,0-6 0,0 4 0,0-1 0,0-3 0,0 9 0,0-8 0,2 5 0,-2-9 0,6 2 0,-4-2 0,4 2 0,-1-1 0,-1-1 0,0 0 0,2-2 0,-1 0 0,1-2 0,4 0 0,-4 0 0,12 0 0,-5-3 0,9-5 0,-10 2 0,1-4 0,-9 4 0,-2 1 0,2-1 0,-4 2 0,2 0 0,-2-1 0,-2-3 0,2 3 0,-2-7 0,2 1 0,0 1 0,0 0 0,0 6 0,-2 5 0,2 0 0,-2 5 0,2 8 0,0 1 0,0 7 0,0-1 0,0-8 0,0-2 0,0-3 0,0-3 0,0 4 0,0-3 0,2 1 0,-2-2 0,2-1 0,-2 2 0,0-2 0,0 6 0,0-3 0,0 1 0,0 2 0,0-5 0,0 7 0,0-7 0,0 3 0,0-2 0,0 0 0,0 2 0,-2-1 0,0-1 0,-3-2 0,1 0 0,0-1 0,-7 1 0,6-3 0,-12 4 0,11-4 0,-13 4 0,13-4 0,-8 4 0,9-7 0,-3 0 0,3-1 0,-1-5 0,2 8 0,2-4 0,0 4 0</inkml:trace>
  <inkml:trace contextRef="#ctx0" brushRef="#br0" timeOffset="1248">22 0 24575,'19'0'0,"-2"0"0,-12 0 0,1 0 0,0 0 0,-1 0 0,3 0 0,-4 2 0,6-2 0,-5 2 0,16-2 0,-12 0 0,9 0 0,-11 0 0,0 0 0,-1 0 0,-1 0 0,-4 0 0</inkml:trace>
  <inkml:trace contextRef="#ctx0" brushRef="#br0" timeOffset="2609">388 38 24575,'-3'6'0,"1"0"0,0 0 0,2-1 0,-13 26 0,8-18 0,-8 21 0,10-27 0,2 4 0,1-6 0,-3 13 0,2-9 0,-2 19 0,2-17 0,0 8 0,-1-12 0,2-2 0,0 1 0,0 0 0,0-1 0,0 3 0,0-4 0,4 4 0,1 2 0,1-2 0,0 1 0,-2-6 0,0 0 0,0-2 0,1 2 0,-1-2 0,0 1 0,0-2 0,0 0 0,2 0 0,-1 0 0,-1 0 0,-2 0 0</inkml:trace>
  <inkml:trace contextRef="#ctx0" brushRef="#br0" timeOffset="3443">490 229 24575,'16'0'0,"4"0"0,-8 0 0,9 0 0,-8 0 0,3 0 0,-11 0 0,13 0 0,-5 0 0,11 0 0,-4 0 0,-7 0 0,1 0 0,-19-2 0,7 1 0,-10-1 0</inkml:trace>
  <inkml:trace contextRef="#ctx0" brushRef="#br0" timeOffset="4533">622 140 24575,'-5'8'0,"1"-2"0,4 6 0,0-3 0,0 6 0,-2 16 0,1-14 0,-2 12 0,3-24 0,0 5 0,0-5 0,0 15 0,2-12 0,2 11 0,1-15 0,1 1 0,6-1 0,-4-3 0,5 2 0,-7-3 0,-2 0 0,0 0 0,2 0 0,-3 0 0,1 0 0</inkml:trace>
  <inkml:trace contextRef="#ctx0" brushRef="#br0" timeOffset="5953">768 66 24575,'2'13'0,"2"-3"0,2 4 0,-1-8 0,6 15 0,-8-13 0,3 8 0,-6-9 0,2 1 0,-2-2 0,2 6 0,-2-2 0,0 10 0,0-12 0,0 12 0,2-12 0,-2 5 0,2-3 0,-2-5 0,0 16 0,-4-10 0,3 7 0,-2-10 0,0 2 0,0-2 0,0 5 0,-1-7 0,2 0 0,0-2 0,-2 0 0,2-1 0,-3 0 0,5-2 0,0 1 0</inkml:trace>
  <inkml:trace contextRef="#ctx0" brushRef="#br0" timeOffset="7031">960 187 24575,'21'0'0,"1"0"0,-10 0 0,3 0 0,-11 0 0,2 0 0,0 0 0,-1 0 0,1 0 0,-2 0 0,2 0 0,-1 0 0,11 0 0,-8 0 0,7 0 0,-11 2 0,-2-1 0,-2 1 0</inkml:trace>
  <inkml:trace contextRef="#ctx0" brushRef="#br0" timeOffset="7942">1026 319 24575,'13'3'0,"1"-2"0,-8 3 0,8-4 0,-9 0 0,7 0 0,-7 0 0,1 0 0,0 0 0,-2 0 0,2 0 0,-3 0 0,-2 0 0</inkml:trace>
  <inkml:trace contextRef="#ctx0" brushRef="#br0" timeOffset="9754">1447 177 24575,'-7'0'0,"-3"0"0,5 0 0,-7 0 0,1 0 0,1 0 0,-8 0 0,-10 6 0,9-3 0,-7 6 0,18-5 0,2-2 0,-3 4 0,4-3 0,0 6 0,2-4 0,1 3 0,0 0 0,2 1 0,0 0 0,0-2 0,3 6 0,-2-7 0,5 6 0,-1-6 0,1-3 0,6 1 0,28-19 0,-15 6 0,19-11 0,-33 13 0,-3-2 0,-6 6 0,2-7 0,-3 3 0,0 1 0,1 0 0,-1 1 0,1 1 0,1-2 0,0 1 0,1-1 0,0 4 0,-4 4 0,2 0 0,-2 10 0,0 2 0,0-3 0,0 8 0,0-5 0,0-2 0,3 15 0,0-13 0,1 6 0,0-7 0,-1-2 0,0-4 0,0 5 0,-2-5 0,0 1 0,1-1 0,-2-1 0,0-2 0,0 0 0,0 8 0,-2-5 0,-2 5 0,-3-8 0,1-2 0,-4 0 0,4-2 0,-1 0 0,-1 0 0,2 0 0,-2 0 0,4 0 0,0 2 0,0-2 0,-2 2 0,3-2 0,-1 0 0</inkml:trace>
  <inkml:trace contextRef="#ctx0" brushRef="#br0" timeOffset="11374">1703 48 15147,'-12'0'0,"1"2"3993,5 2-3993,1 1 1629,-1 5-1629,4-5 879,-2 3-879,3-1 2927,0-2-2927,1 7 0,0-7 0,0 3 0,-4 0 0,3 4 0,-3 8 0,4-6 0,0 7 0,0-8 0,0 0 0,0 1 0,0-9 0,0 3 0,0-2 0,4 10 0,-3-6 0,4 4 0,-2-6 0,1-4 0,0 0 0,0-2 0,0-2 0,0 0 0,1 2 0,-1 0 0,-2 1 0,0-1 0</inkml:trace>
  <inkml:trace contextRef="#ctx0" brushRef="#br0" timeOffset="12239">1820 152 24575,'4'-2'0,"0"0"0,4 2 0,-3 0 0,9 0 0,-7 0 0,9 0 0,-9 0 0,3 0 0,-2 0 0,3 0 0,-2 0 0,6 0 0,-10 0 0,1 0 0,-4 0 0</inkml:trace>
  <inkml:trace contextRef="#ctx0" brushRef="#br0" timeOffset="13389">1890 82 24575,'0'8'0,"-2"0"0,2 2 0,-2-3 0,2 3 0,0-2 0,0 1 0,0-1 0,0 2 0,0-5 0,-2 3 0,2-2 0,-2 1 0,0 6 0,1-3 0,0 2 0,1-6 0,0 5 0,0-6 0,0 8 0,0-9 0,0 2 0,0 0 0,0 8 0,0-6 0,0 6 0,1-12 0,2 0 0,9-2 0,-6 0 0,6-4 0,-7 1 0,-1-1 0,0 1 0,0 2 0,-2-1 0,0 2 0</inkml:trace>
  <inkml:trace contextRef="#ctx0" brushRef="#br0" timeOffset="14617">2060 54 24575,'4'4'0,"-2"2"0,2-2 0,-2 2 0,3-2 0,2 9 0,2-3 0,2 5 0,-3-7 0,-2 0 0,-4-3 0,0 4 0,-2-2 0,0 2 0,0 0 0,0-4 0,0 5 0,0 2 0,0 4 0,0-2 0,-8 2 0,2-10 0,-5 3 0,3-1 0,4-4 0,-4 4 0,3-3 0,-1 1 0,1-2 0,1 0 0,2 0 0,-2 0 0,4 0 0,-4 1 0,3-1 0,-4 0 0,4 0 0,1-2 0,3-2 0,1 0 0,-2-2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8T22:04:54.80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111 88 24575,'-2'-5'0,"-4"3"0,-4 0 0,-2 2 0,-1 0 0,5 0 0,-2 2 0,3 0 0,-4 2 0,3 1 0,4 1 0,-2-2 0,1 2 0,3 0 0,0-1 0,0 9 0,2-8 0,-2 8 0,2-9 0,0 14 0,0-12 0,0 12 0,4-12 0,-2-1 0,6 0 0,-3-2 0,9-1 0,-2 4 0,2-6 0,1 5 0,-9-6 0,11 0 0,-9 0 0,6-2 0,-6-4 0,-1 3 0,1-7 0,-5 7 0,0-3 0,-2 0 0,1 1 0,-2-3 0,0 4 0,0-2 0,1-1 0,0 3 0,1-6 0,-2 5 0,0-3 0,0 2 0,2-1 0,-2-1 0,2 8 0,-2 7 0,0 11 0,0 10 0,0-12 0,0 11 0,0-21 0,0 14 0,0-13 0,0 5 0,0-4 0,0-3 0,0 11 0,-3-4 0,2 2 0,-5-1 0,3-9 0,-1 4 0,0-1 0,2-1 0,-1 2 0,0-2 0,0 3 0,-1-3 0,0 0 0,-2 0 0,1-1 0,-1 1 0,-2-4 0,3 0 0,-5-2 0,-1 0 0,3 0 0,-6 0 0,7 0 0,-3 0 0,3 0 0,1-6 0,2 3 0,1-5 0,1 4 0,2 0 0,0 1 0,0 1 0</inkml:trace>
  <inkml:trace contextRef="#ctx0" brushRef="#br0" timeOffset="1857">392 1 24575,'-6'6'0,"1"-2"0,-1 1 0,-5 4 0,3-4 0,-6 7 0,7-5 0,1-1 0,2-2 0,2 2 0,-1-2 0,-4 11 0,5-3 0,-3 2 0,2 4 0,1-9 0,-2 7 0,3-9 0,1 3 0,0-2 0,0 5 0,0 0 0,0-1 0,0-3 0,0 12 0,0-12 0,3 15 0,2-17 0,1 3 0,0-4 0,-3 0 0,0-1 0,3-3 0,-1 0 0,7-2 0,-7 2 0,3-2 0,-2 2 0,0-2 0,3-4 0,1-2 0,-3-1 0,-1 1 0,-4 4 0</inkml:trace>
  <inkml:trace contextRef="#ctx0" brushRef="#br0" timeOffset="2732">513 182 24575,'23'0'0,"1"0"0,2 0 0,-9 0 0,2 0 0,-13 0 0,-4 0 0,0 0 0</inkml:trace>
  <inkml:trace contextRef="#ctx0" brushRef="#br0" timeOffset="3869">580 66 24575,'-2'6'0,"0"0"0,2 2 0,-2-3 0,1 7 0,-1-7 0,-1 5 0,2 2 0,-3-2 0,4 5 0,0-7 0,0 4 0,-3 2 0,3-3 0,-3 1 0,3-7 0,0 3 0,0-3 0,0 4 0,0-2 0,0 2 0,0 5 0,0-3 0,0 3 0,0-2 0,0-8 0,0 2 0,2-2 0,0 1 0,2-1 0,2-2 0,1 0 0,-1-2 0,8 0 0,-7 0 0,9 0 0,-11 0 0,4 0 0,6-7 0,-7 3 0,10-10 0,-14 9 0,3-3 0,-5 4 0,1 0 0,-2 1 0,-1 2 0</inkml:trace>
  <inkml:trace contextRef="#ctx0" brushRef="#br0" timeOffset="5534">753 34 24575,'4'9'0,"0"-3"0,-1 4 0,-1-5 0,-1 6 0,4-4 0,-3 2 0,6 16 0,-7-14 0,6 18 0,-7-22 0,2 3 0,0-2 0,-2 3 0,5 9 0,-5-7 0,6 9 0,-5-16 0,1 15 0,-2-13 0,0 4 0,0-2 0,0-3 0,0 1 0,0 10 0,0-11 0,0 9 0,-2-12 0,2 1 0,-6 1 0,2 0 0,-8 9 0,4-7 0,-2 4 0,6-8 0,2-2 0,0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8T22:49:52.62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13 24575,'15'0'0,"8"1"0,-5-4 0,3 3 0,-14 0 0,4 0 0,7 0 0,-5 0 0,11 0 0,-17 0 0,11 0 0,-12 0 0,11 0 0,-9 0 0,11 0 0,-4 0 0,0 0 0,8 0 0,-9 0 0,0 0 0,-3 0 0,-7 0 0,0 0 0,2 0 0,-2 0 0,4 0 0,-3 0 0,1 0 0,6 0 0,-6 0 0,13 0 0,-5 0 0,5 0 0,3 0 0,-3 0 0,-6 0 0,0 0 0,-9 0 0,2 0 0,-1 0 0,7 0 0,0 0 0,9 0 0,-1 0 0,-8 0 0,4 0 0,-9 0 0,1 0 0,0 0 0,-3 0 0,9 0 0,-6 0 0,7 0 0,-1-3 0,-4 3 0,5-5 0,-9 4 0,2 0 0,1 1 0,-3 0 0,4 0 0,-3 0 0,1 0 0,7 0 0,-7 0 0,14 0 0,-14 0 0,14 3 0,-14-2 0,4 3 0,-10-2 0,0 4 0,-2-1 0,0 6 0,0-4 0,0 5 0,0-3 0,0-1 0,0 0 0,0-3 0,0 5 0,0-5 0,0 6 0,0-6 0,0 3 0,0 6 0,0-5 0,0 14 0,0-15 0,0 4 0,0-4 0,0-3 0,0 6 0,0-5 0,0 8 0,0 0 0,0 0 0,0 2 0,0-9 0,0 1 0,0-2 0,0-1 0,0 7 0,0-6 0,0 8 0,0-9 0,0 7 0,0-7 0,0 3 0,0-2 0,0 2 0,0-1 0,0 3 0,0-4 0,0 1 0,0 0 0,0-2 0,0 3 0,0 5 0,0-5 0,0 10 0,0-10 0,-3 9 0,3-9 0,-1 2 0,3-8 0,12-4 0,8-4 0,21 0 0,15 2 0,-15 4 0,-1 0 0,-30 0 0,2 0 0,2 0 0,-2 0 0,7 0 0,-3 0 0,-5 0 0,9 0 0,-16 0 0,7 0 0,-9 0 0,4 0 0,-3 0 0,6 0 0,-6 0 0,3 0 0,-2 0 0,-1 0 0,1 0 0,-2 0 0,2 0 0,2 0 0,-1 0 0,3 0 0,-5 0 0,1 4 0,-2-3 0,-2 1 0,2-7 0,-4-3 0,2 1 0,-2-1 0,0 4 0,0-2 0,0-1 0,0 0 0,0-2 0,0 3 0,0-2 0,0-2 0,0 2 0,0-3 0,0 3 0,0 2 0,0-1 0,0 1 0,0 0 0,0-3 0,0 2 0,0-4 0,0 4 0,0-2 0,0-3 0,0 4 0,0-7 0,0 8 0,0-2 0,0 2 0,0 0 0,0 1 0,2 2 0,-2 0 0,2 0 0,-2-3 0,4 1 0,-3-4 0,3 3 0,-4-3 0,0 5 0,0-7 0,0 2 0,0-1 0,0 3 0,0 0 0,0 2 0,0-5 0,0 6 0,0-3 0,0 0 0,0 1 0,0-6 0,0 5 0,1-3 0,0 5 0,1 0 0,-2 1 0,2 3 0,2 0 0,4 2 0,-1 0 0,7 0 0,-6 0 0,3 0 0,-2 0 0,-4 0 0,5 0 0,-5 0 0,5 0 0,-5 0 0,2 0 0,-1 0 0,1 0 0,8 0 0,-1 0 0,0 0 0,6 0 0,-7 0 0,13 3 0,-13-3 0,1 3 0,-6-3 0,-3 0 0,11 0 0,-10 0 0,13 0 0,-12 0 0,6 0 0,-6 0 0,7 0 0,-8 0 0,6 0 0,-8 0 0,1 0 0,1 0 0,-2 0 0,12 0 0,-9 0 0,9 0 0,-12 0 0,2 0 0,1 0 0,-5 2 0,4 6 0,-6-1 0,5 12 0,-4-10 0,5 6 0,-5-5 0,3-3 0,-4 9 0,0-10 0,0 7 0,0-4 0,0-3 0,0 12 0,0-6 0,-2 8 0,1-8 0,-3 1 0,4-8 0,-2 5 0,2-6 0,0 2 0,0-1 0,0 2 0,0-2 0,0 3 0,0-4 0,0 2 0,0-1 0,0 3 0,0-3 0,0 4 0,0-4 0,0 3 0,0 0 0,0-1 0,0 5 0,0-5 0,0 1 0,0-4 0,0 0 0,0 0 0,0 2 0,0-1 0,0 1 0,0-2 0,0 0 0,0 0 0,0 1 0,0-1 0,0 0 0,0 0 0,0 0 0,0 2 0,0-1 0,0 1 0,0-2 0,2 0 0,7 1 0,-4-2 0,12-1 0,-8-2 0,11 0 0,-8 0 0,0 0 0,-4 0 0,-3 0 0,1 0 0,2 0 0,-1 0 0,3 0 0,-4 0 0,0 0 0,0 0 0,1 0 0,8 0 0,8 0 0,18 0 0,35 0 0,-10 0 0,4 0 0,-38 0 0,-19 0 0,-7 0 0,-2 0 0,0 0 0,10-4 0,-7 3 0,7-4 0,-8 3 0,-1 2 0,5-4 0,-3 3 0,1 0 0,2 1 0,-5 0 0,6 0 0,-4 0 0,1 0 0,2 0 0,-3 0 0,3 0 0,-3 0 0,1 0 0,3-3 0,-4 2 0,7-2 0,-9 3 0,3-3 0,-5 2 0,-2-3 0</inkml:trace>
  <inkml:trace contextRef="#ctx0" brushRef="#br0" timeOffset="2091">137 259 24575,'2'1'0,"2"0"0,-2 7 0,0 20 0,5 9 0,-5 5 0,3-5 0,-3-23 0,-2-4 0,2-6 0,-2 7 0,0-2 0,0 2 0,0-1 0,0-9 0,0 2 0,0-5 0</inkml:trace>
  <inkml:trace contextRef="#ctx0" brushRef="#br0" timeOffset="3735">530 283 24575,'-2'6'0,"0"2"0,2 3 0,0 0 0,0 2 0,0-1 0,0-5 0,0 3 0,0-5 0,0 11 0,-2-8 0,2 7 0,-2-5 0,0-5 0,1 1 0,-1-4 0</inkml:trace>
  <inkml:trace contextRef="#ctx0" brushRef="#br0" timeOffset="6368">1030 216 24575,'-7'4'0,"5"2"0,-2-2 0,4 4 0,0-1 0,0-1 0,0 2 0,0-3 0,0 1 0,0 0 0,4 0 0,-2 1 0,4-1 0,-1-2 0,-1 0 0,8 4 0,-6-3 0,7 1 0,-6-3 0,-2-2 0,3 1 0,-4-2 0,2-4 0,-1 3 0,3-5 0,-3 6 0,2-6 0,-2 5 0,3-2 0,-3 1 0,1-1 0,-4-1 0,2-4 0,-4 3 0,2-7 0,-2 7 0,0-5 0,0 6 0,0-4 0,0 1 0,-2 0 0,0-1 0,-1 4 0,1-2 0,-1 1 0,-2 1 0,-8-1 0,4 2 0,-4 1 0,4 2 0,3 0 0,0 0 0,-1 0 0,3 2 0,-2 0 0,3 2 0,0 0 0,2 0 0,-1-1 0,2-2 0</inkml:trace>
  <inkml:trace contextRef="#ctx0" brushRef="#br0" timeOffset="8849">1594 277 24575,'0'14'0,"0"9"0,2-10 0,4 17 0,0-16 0,0 11 0,-2-16 0,-4 3 0,2-5 0,2-2 0,-1-3 0,3 0 0,-4-2 0,0 0 0</inkml:trace>
  <inkml:trace contextRef="#ctx0" brushRef="#br0" timeOffset="11103">2151 158 24575,'-4'4'0,"0"0"0,0 2 0,-2 5 0,4-3 0,-6 10 0,6-10 0,-3 7 0,5-9 0,0 0 0,0-1 0,0-1 0,0 0 0,0 0 0,4 2 0,-2-1 0,4-1 0,-2 0 0,1-4 0,7 5 0,0-2 0,10 0 0,-10 0 0,0-3 0,-6 0 0,0 0 0,1 0 0,0 0 0,-2 0 0,1 0 0,0-2 0,-1-2 0,-1-1 0,-2-1 0,-2 0 0,0-1 0,0-1 0,0 1 0,0-2 0,0 3 0,0-2 0,0 2 0,-4 2 0,-1-1 0,-1 4 0,0 1 0,-1 0 0,3 0 0,-8 0 0,6 0 0,-10 0 0,12 0 0,-4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8T22:50:54.71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 57 24575,'-2'6'0,"0"0"0,2-2 0,0 1 0,0-1 0,0 2 0,0-2 0,6 6 0,-3-5 0,7 1 0,-6-4 0,2-2 0,-1 0 0,1 0 0,-2 0 0,4 0 0,3 0 0,-3 0 0,4 0 0,-6 0 0,1 0 0,1 0 0,-4 0 0,2 0 0,-2 0 0,1 0 0,-1 0 0,0-2 0,-2 0 0,0-4 0,0 1 0,-2-5 0,2 5 0,-2-5 0,0 6 0,0-3 0,0 1 0,0 0 0,0-3 0,-2 1 0,2 1 0,-4 1 0,0 2 0,-1 0 0,-1-1 0,2 1 0,0 2 0,-1 0 0,-5 5 0,4-1 0,-5 1 0,1-1 0,0 0 0,-1-2 0,-3 5 0,8-2 0,-5 0 0,7 0 0,0 0 0,1 1 0,0 0 0,2 0 0,-1 0 0,2 0 0,0 1 0,0-1 0,0 2 0,0-2 0,0 6 0,0-5 0,0 3 0,2-6 0,-1 0 0,1-2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8T22:50:48.12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39 1 24575,'-12'5'0,"3"0"0,6-3 0,-1 3 0,2-1 0,0 0 0,-2 0 0,4 0 0,-2 0 0,2 1 0,0 1 0,0-2 0,0 2 0,0-2 0,0 1 0,0-1 0,0 2 0,0-2 0,9 18 0,5-16 0,0 11 0,12-17 0,-19 0 0,13 0 0,-15 0 0,11 0 0,-10 0 0,8 0 0,-7-3 0,-1 0 0,2-7 0,-5 5 0,1-5 0,-4 3 0,0 1 0,0-2 0,0 3 0,-2-1 0,1 2 0,-3 0 0,0-3 0,0 3 0,-4-4 0,3 3 0,-1-1 0,1 3 0,1 2 0,-2 1 0,1 0 0,-6 0 0,5 0 0,-4 0 0,4 0 0,0 0 0,-3 0 0,2 0 0,7 0 0,3 0 0</inkml:trace>
  <inkml:trace contextRef="#ctx0" brushRef="#br0" timeOffset="2545">585 189 24575,'0'9'0,"0"-1"0,0-1 0,0 0 0,0-2 0,0 5 0,0-5 0,0 3 0,0-2 0,0-2 0,0 4 0,0 1 0,0-3 0,0 2 0,0-2 0,0-1 0,0 3 0,0-4 0,0 2 0,0 0 0,0-1 0,0 3 0,0-3 0,0-3-1696,0-9 0,0 3 0,0-4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8T22:50:37.13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8 24575,'6'-3'0,"1"1"0,-1 2 0,2 0 0,-4 0 0,17 0 0,-11 0 0,15 0 0,2 0 0,-2 0 0,1 0 0,-12 0 0,-6 0 0,-3 0 0,3 0 0,-4 0 0,2 0 0,2-2 0,-1 2 0,1 2 0,-6 6 0,0 1 0,-2 5 0,0-7 0,0 3 0,0-4 0,0 1 0,0 3 0,0-5 0,0 4 0,0 0 0,0-1 0,0 4 0,0-5 0,0 3 0,0-5 0,0 1 0,0 2 0,0 3 0,0 7 0,0-6 0,0 2 0,0-7 0,0-1 0,0 2 0,0-2 0,0 1 0,0 1 0,0-4 0,-2 4 0,2-3 0,-2 1 0,2 0 0,0-1 0,0 2 0,0-2 0,0 9 0,0-6 0,0 11 0,0-12 0,0 3 0,0-6 0,0 0 0,-2 4 0,1-1 0,-1 3 0,2-2 0,0-1 0,0-1 0,0-2 0,0 0 0,0 2 0,0-1 0,0 1 0,0 0 0,0-2 0,0 4 0,0-1 0,0-1 0,4 0 0,-1-4 0,3 0 0,4-4 0,-3 2 0,11-2 0,-8 2 0,3 0 0,-1 0 0,-6 0 0,6 0 0,-7-2 0,1 2 0,2-4 0,-3 2 0,5-1 0,-6-1 0,4 4 0,-3-2 0,3 2 0,-2-2 0,1 2 0,0-2 0,-2 2 0,3 0 0,3 0 0,-4 0 0,4 0 0,-5 0 0,0 0 0,9 0 0,-3-4 0,1 3 0,-3-3 0,-6 4 0,2 0 0,2-1 0,-1 0 0,3-1 0,-3 2 0,5 0 0,-6-2 0,2 0 0,-6-2 0,-2-4 0,0-14 0,0 10 0,0-15 0,0 18 0,0-5 0,0 6 0,0 2 0,0 0 0,0 1 0,0-3 0,0-5 0,0 5 0,-2-4 0,2 4 0,-2 2 0,2-3 0,-2 2 0,2 0 0,-2-2 0,2 3 0,0-5 0,0 6 0,0-3 0,0 1 0,0 3 0,0-4 0,0 1 0,0-1 0,0 1 0,0-1 0,0 4 0,0-9 0,0 5 0,0-3 0,0 5 0,-2 2 0,1 0 0,-4-4 0,4 3 0,-3-3 0,4 3 0,0 1 0,-2-2 0,2 1 0,-2-1 0,4 4 0,2 0 0,0 2 0,9 0 0,-1 0 0,24 0 0,-9 0 0,10 0 0,15 0 0,-32 0 0,21 0 0,-31 0 0,-4 0 0,6 0 0,-7 0 0,1 0 0,-2 4 0,-2 0 0,0 3 0,-2 3 0,0 2 0,0-2 0,0 8 0,0-5 0,0 0 0,0 6 0,0-6 0,0 2 0,0-1 0,0-5 0,0-3 0,0 7 0,0-8 0,0 6 0,0-3 0,2-1 0,-2 5 0,2-4 0,-2 4 0,0-3 0,0-1 0,0 0 0,0-3 0,0 1 0,0 2 0,0-3 0,0 5 0,0-6 0,2 2 0,-2 0 0,2-1 0,-2 1 0,0 6 0,0-6 0,0 9 0,0-11 0,0 2 0,0-2 0,12-1 0,20-2 0,-11-1 0,12 2 0,-28-1 0,15 1 0,-12-2 0,11 0 0,-13 0 0,0 0 0,3 0 0,-3 0 0,10 0 0,-3 0 0,9 0 0,-2 0 0,-7 0 0,-1 0 0,-8 0 0,0 0 0,1 0 0,1 0 0,-2 0 0,2 0 0,2 0 0,-3 0 0,3 0 0,0 0 0,-1 0 0,9 0 0,-1 0 0,-2 0 0,0 0 0,-9 0 0,4 0 0,-3 0 0,1 0 0,-2 0 0,0 0 0,2 0 0,-1 0 0,1 0 0,2 0 0,-3 0 0,11 0 0,-10 0 0,13 0 0,-6 2 0,0-1 0,-1 2 0,-8-3 0,1 0 0,1 0 0,-2 0 0,6 0 0,-3 0 0,9 0 0,-1 0 0,14 0 0,-7 0 0,0 0 0,-6 0 0,-11 0 0,8 0 0,-5 0 0,6 0 0,-7 2 0,1-2 0,-4 2 0,0-2 0,0 0 0,6 0 0,-4 0 0,5 0 0,-7 0 0,0 4 0,-2-2 0,0-6 0,-2 0 0,0-7 0,0 5 0,0 2 0,0-2 0,0 1 0,0-1 0,0 0 0,0-5 0,0-1 0,0 1 0,0 1 0,0 5 0,0-1 0,0-4 0,0 2 0,0-3 0,0 3 0,0 3 0,0-7 0,0 6 0,0-8 0,0 9 0,0-5 0,0 5 0,0-3 0,0 3 0,0-2 0,0 2 0,0-5 0,0 3 0,0-2 0,0 1 0,0 4 0,0-4 0,0 3 0,0-1 0,0 0 0,0 1 0,0-1 0,0 2 0,0-2 0,0 1 0,0-3 0,0 3 0,0-1 0,0 2 0,0-2 0,2 1 0,0 1 0,6 2 0,-3 2 0,7 0 0,-7 0 0,5 0 0,-2 0 0,1 0 0,1 0 0,6 0 0,-7 0 0,13 0 0,-14 0 0,13 0 0,-13 0 0,4 0 0,-7 0 0,7 0 0,-6 0 0,10 0 0,-11-2 0,3 2 0,-2-2 0,-1 2 0,1 0 0,-2 0 0,0 4 0,-2-2 0,0 8 0,-2-5 0,0 3 0,0 0 0,0-3 0,0 13 0,0-12 0,0 10 0,0-9 0,2 1 0,-1-1 0,0 1 0,-1-4 0,0 2 0,0 2 0,0-3 0,2 5 0,-1-6 0,1 2 0,-2 0 0,0 3 0,0-2 0,0 2 0,0-2 0,0-1 0,0 0 0,0-1 0,0 5 0,0-4 0,0 4 0,0-4 0,0-1 0,0 5 0,2 1 0,-1 2 0,2-2 0,-3-3 0,0-4 0,0 2 0,0-1 0,1 3 0,0-2 0,1 1 0,0-1 0,0-4 0,2 0 0,0-2 0,4 0 0,-1-2 0,3 0 0,-3-1 0,-1 2 0,-2 1 0,0 0 0,6 0 0,4-6 0,1 5 0,7-7 0,-11 8 0,10-5 0,-14 5 0,4-3 0,-7 3 0,0-2 0,0 2 0,0-2 0,7 2 0,-2 0 0,5 0 0,-4 0 0,-4 0 0,4 0 0,-5 0 0,3 0 0,4 0 0,-6 0 0,15 0 0,-15 0 0,6 0 0,-6 0 0,-1 0 0,3 0 0,-4-2 0,8 1 0,-7-1 0,5 2 0,1 0 0,-4 0 0,4 0 0,-3 0 0,-3 0 0,1 0 0,-2-2 0,0 2 0,2-2 0,0 0 0,3 2 0,-3-2 0,4 2 0,-5 0 0,3 0 0,-6 0 0,0 0 0</inkml:trace>
  <inkml:trace contextRef="#ctx0" brushRef="#br0" timeOffset="1981">93 338 24575,'0'8'0,"0"0"0,6 12 0,-5-11 0,5 10 0,-6-14 0,2 1 0,-2 0 0,2 0 0,-2 2 0,2 1 0,-2-3 0,2 2 0,0-3 0,0 4 0,1-4 0,0 7 0,-2-7 0,1 3 0,-2-4 0,2-3 0,-2 0 0,2-3 0</inkml:trace>
  <inkml:trace contextRef="#ctx0" brushRef="#br0" timeOffset="4534">735 350 24575,'0'12'0,"0"0"0,0-1 0,0-1 0,0-4 0,0 1 0,2 1 0,-2-4 0,2 2 0,-2 0 0,2-1 0,0 3 0,0-4 0,0 6 0,-2-3 0,2 1 0,-1 0 0,0-3 0,-1 3 0,2 0 0,-1-1 0,1 1 0,-2-4 0,0-2 0,0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8T22:50:10.29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 1 24575,'-5'8'0,"2"-1"0,3 11 0,0-3 0,0 33 0,-3-23 0,2 15 0,-2-21 0,3-9 0,0 7 0,0-10 0,0 6 0,0-5 0,0 2 0,0-1 0,0-3 0,0 5 0,0-4 0,0 1 0,0 2 0,0-3 0,0 5 0,0-5 0,0 3 0,0-6 0,0 2 0,0-2 0,0 1 0,0 1 0,0-2 0,0 2 0,0 0 0,0-1 0,0 1 0,0-2 0,0 0 0,0 0 0,0 1 0,0-1 0,0 0 0,0 2 0,0 0 0,0 5 0,0 2 0,0-4 0,0 2 0,0-7 0,0 6 0,2-2 0,-1-1 0,1-6 0,0-13 0,1 6 0,3-13 0,-4 15 0,1-4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8T22:51:47.39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22 8 24575,'-4'6'0,"-1"-1"0,3 1 0,-2 0 0,2 1 0,0-1 0,0 0 0,2-2 0,0 2 0,0-1 0,0 3 0,0-4 0,0 4 0,0-3 0,0 1 0,0-2 0,0 0 0,2 0 0,0 0 0,2 2 0,4-1 0,-1 1 0,3-4 0,0 0 0,-3-2 0,1 0 0,-4 0 0,6 0 0,-5 0 0,5-2 0,-4-2 0,-1 1 0,1-4 0,-2 6 0,0-5 0,2 2 0,-1 1 0,-1-4 0,0 2 0,-2-2 0,0-1 0,0 4 0,-2-3 0,0 3 0,0 0 0,0 0 0,0-2 0,-2 1 0,0-1 0,-2 4 0,-4-9 0,3 8 0,-3-8 0,4 7 0,-1 1 0,1 1 0,0 2 0,-2 0 0,1 0 0,-3 0 0,3 0 0,-3 0 0,4 0 0,-2 0 0,3 0 0,1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8T22:51:41.44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17 234 24575,'-2'9'0,"0"-1"0,0-4 0,2 0 0,-4 4 0,3-3 0,0 3 0,-1-4 0,1 2 0,-1 0 0,2 3 0,0-3 0,0 0 0,0-2 0,0 0 0,2 1 0,-1 1 0,1-2 0,-1 2 0,2-3 0,3-3 0,-2-3 0,2-1 0,0-4 0,1 3 0,3-7 0,-3 7 0,1-3 0,-6 4 0,0-1 0,-2 1 0,4-2 0,-2 1 0,3-3 0,-4 4 0,-1-3 0,-1 3 0,-2-2 0,1 1 0,-2-4 0,4 3 0,-2-2 0,2 4 0,-4 2 0,1 0 0,-5 0 0,3 2 0,-1-2 0,0 2 0,2 0 0,-3 2 0,3 0 0,2 2 0,0-2 0,2 0 0</inkml:trace>
  <inkml:trace contextRef="#ctx0" brushRef="#br0" timeOffset="2272">544 0 24575,'0'11'0,"0"-1"0,0-3 0,0 2 0,0-4 0,0 3 0,0-3 0,0 1 0,0-2 0,0 4 0,3 5 0,-3-3 0,3 6 0,-1-7 0,-2-3 0,2-2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8T22:51:09.55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1 272 24575,'6'0'0,"0"0"0,2 0 0,15 0 0,-10 0 0,13 0 0,-19 0 0,16 0 0,-14 0 0,16 0 0,-19 0 0,4 0 0,-6 0 0,11 3 0,-9-3 0,32 3 0,-26-1 0,22-2 0,2 7 0,-17-5 0,14 5 0,-27-7 0,0 2 0,-1-2 0,1 0 0,2 0 0,-3 0 0,3 0 0,-4 0 0,2 0 0,-1 0 0,2 0 0,0 0 0,9 3 0,-1-3 0,16 3 0,44-3 0,-7 0 0,-12 0 0,-2 0 0,-7 0 0,-4 0 0,-36 0 0,-1 0 0,2 0 0,7 0 0,-5 0 0,5 0 0,-1 0 0,-8 0 0,14 0 0,-13 0 0,11 0 0,-10 0 0,3 0 0,-3 0 0,3 0 0,11 0 0,25 0 0,-3 0 0,38 0 0,-50 0 0,14 0 0,-40 0 0,-2 0 0,6 0 0,-2 0 0,5 0 0,-6 0 0,3 0 0,-5 0 0,3 0 0,-2 0 0,24 0 0,-12 0 0,21 0 0,-24 0 0,8 0 0,-15 0 0,4 0 0,-6 0 0,1 0 0,-1 0 0,2 0 0,-3 0 0,1 0 0,-2 2 0,0-2 0,0 2 0,2-2 0,5 0 0,5 0 0,3 0 0,46 0 0,-18 0 0,39 0 0,-23 0 0,-27 0 0,-4 0 0,-19 0 0,-7 0 0,12 0 0,-4 0 0,1 0 0,6 0 0,-7 0 0,51 0 0,-18 0 0,30 0 0,-41 0 0,-12 0 0,-15 0 0,1 0 0,-5 0 0,1 0 0,-2 0 0,6 0 0,2 0 0,10 0 0,-9 0 0,9 0 0,-15 0 0,5 0 0,-8 0 0,6 0 0,-5 0 0,13 0 0,-12 0 0,7 0 0,-7 0 0,-2 0 0,4 0 0,-3 0 0,1 0 0,-2 0 0,0 0 0,4 0 0,-1 2 0,3-1 0,-2 0 0,1-1 0,7 0 0,-5 0 0,19 0 0,-12 0 0,5 0 0,-8 0 0,-9 0 0,0 0 0,-2 0 0,1 0 0,4 0 0,-3 0 0,5 0 0,17 0 0,-14 0 0,24 0 0,-29 0 0,5 0 0,-8 0 0,-1 0 0,4 0 0,-4 0 0,3 0 0,11 0 0,-5 0 0,48 0 0,-26 0 0,16-1 0,-32 0 0,-16-1 0,-2 2 0</inkml:trace>
  <inkml:trace contextRef="#ctx0" brushRef="#br0" timeOffset="1777">2988 194 23280,'24'30'0,"-11"-14"637,6 2-637,-13-14 217,-2-4-217,6 4 109,-4-2-109,3 0 332,-1 6-332,-3-5 0,3 5 0,-4-4 0,0 0 0,2 0 0,-1 1 0,1-3 0,-2 2 0,0-2 0,-5 2 0,0 0 0,-7 0 0,1 2 0,1-1 0,2 3 0,-4 3 0,1 0 0,-2 0 0,-7 3 0,12-9 0,-6 5 0,8-6 0,1 0 0,-2 0 0,2 0 0,-1 1 0,2-3 0,0 0 0</inkml:trace>
  <inkml:trace contextRef="#ctx0" brushRef="#br0" timeOffset="2958">3366 284 24575,'10'3'0,"-4"-2"0,11-1 0,-4 0 0,26 0 0,3 0 0,1-1 0,-10 0 0,-20-1 0,-7 2 0,-2 0 0,0 0 0,2-2 0,-3 2 0,1-2 0</inkml:trace>
  <inkml:trace contextRef="#ctx0" brushRef="#br0" timeOffset="4444">3506 189 24575,'0'7'0,"0"3"0,0-3 0,0 3 0,0-4 0,0 4 0,0 2 0,0 0 0,0 0 0,0-2 0,0-5 0,0 3 0,0-2 0,0-2 0,0 6 0,0 2 0,0-2 0,0 2 0,0-6 0,0-2 0,0 4 0,0-3 0,0 1 0,0 0 0,0 0 0,0 1 0,0 1 0,0-4 0,0 4 0,0-3 0,0 1 0,2-2 0,-2 0 0,4 0 0,-2 0 0,4 1 0,-3-1 0,2-2 0,-2 2 0,3-4 0,0 2 0,7-2 0,-4 0 0,2 0 0,-5 0 0,0 0 0,-1 0 0,1 0 0,-2 0 0,0-2 0,-1 2 0,-2-2 0</inkml:trace>
  <inkml:trace contextRef="#ctx0" brushRef="#br0" timeOffset="24536">103 1 24575,'11'0'0,"15"0"0,-14 0 0,17 0 0,3 0 0,-16 0 0,20 0 0,-28 0 0,5 0 0,1 3 0,-2-3 0,10 3 0,-9-3 0,-1 0 0,-6 0 0,1 0 0,1 0 0,-2 0 0,0 0 0,0 0 0,-1 0 0,5 0 0,-5 0 0,4 0 0,2 0 0,3 0 0,2 0 0,-5 0 0,-1 0 0,3 0 0,1 0 0,6 0 0,-9 0 0,1 0 0,1 0 0,-5 0 0,12 0 0,-14 0 0,9 0 0,-1 0 0,-5 0 0,9 0 0,-7 0 0,2 0 0,-2 0 0,-3 0 0,-4 0 0,7 0 0,-5 0 0,4 0 0,-2 0 0,-3 0 0,3 0 0,4 0 0,1 0 0,2 0 0,-4 0 0,-6 2 0,-4 0 0,-1 2 0,0 0 0,0 1 0,0-1 0,0 8 0,0-6 0,0 8 0,0-9 0,0 3 0,0 5 0,0-5 0,3 14 0,-2-15 0,4 13 0,-4-10 0,4 7 0,-4-5 0,3 0 0,-3-5 0,3 2 0,-4-3 0,2 5 0,3 0 0,-3 1 0,5-1 0,-6-5 0,0 2 0,1-3 0,-1 4 0,1-4 0,-1 1 0,0-2 0,1 0 0,0 2 0,-2-1 0,2 3 0,-2-4 0,2 2 0,-2-1 0,2-1 0,-2 0 0,0 2 0,2-1 0,0 11 0,0-10 0,2 10 0,-3-9 0,0-1 0,-1 2 0,0-3 0,3 7 0,-2-4 0,2 2 0,-3-4 0,0-1 0,0-1 0,0 0 0,1 0 0,0 0 0,1 0 0,-2 4 0,0-1 0,2 5 0,-2-5 0,4 7 0,-4-7 0,2 3 0,-2 0 0,0-5 0,2 3 0,16-6 0,5 0 0,16-2 0,-12 0 0,-4 0 0,-15 0 0,-2 0 0,0 0 0,-1 0 0,2 0 0,-2 0 0,9 0 0,-8 0 0,7 0 0,-9 0 0,0 0 0,0 0 0,0 0 0,0 0 0,1 0 0,-1 0 0,2 0 0,7 0 0,-5 0 0,18 0 0,-18 0 0,17 0 0,-11 0 0,-2 0 0,1 0 0,-9 0 0,0 0 0,2 0 0,-1 0 0,1 0 0,0 0 0,-2 0 0,2 0 0,-2 0 0,1-2 0,-3 0 0,0-3 0,-2-2 0,0 1 0,0-4 0,0 6 0,0-2 0,0 0 0,0 1 0,0-5 0,0 5 0,0-5 0,0 2 0,0 1 0,0-5 0,0 7 0,0-3 0,0 3 0,0 1 0,0 0 0,0-2 0,0-5 0,0 1 0,0-1 0,0 5 0,0 0 0,0 1 0,-2-3 0,1 4 0,0-9 0,1 5 0,0-3 0,0 3 0,0 4 0,0-4 0,0 3 0,0-3 0,0 0 0,0 1 0,0-3 0,0 5 0,0-1 0,0 0 0,0 1 0,0-1 0,0-6 0,0 5 0,0-9 0,0 11 0,0-5 0,0 2 0,0-1 0,0-3 0,0 5 0,0-3 0,0 5 0,0-1 0,0-2 0,0 3 0,-2-5 0,1 5 0,-1-3 0,2 2 0,0-1 0,0-1 0,0 3 0,0-3 0,4 4 0,-1 0 0,5 2 0,-2 2 0,1 0 0,-1 0 0,-2 0 0,2 0 0,8 0 0,5 0 0,4 0 0,1 0 0,-12 0 0,1 0 0,-6 0 0,-2 0 0,9 0 0,-9 0 0,11 0 0,0 0 0,3 0 0,3 0 0,-10 0 0,-1 0 0,-5 0 0,-1 0 0,7 0 0,-5 0 0,4 0 0,-1 0 0,-5 0 0,7 0 0,-9 2 0,6-2 0,-6 2 0,3-2 0,-2 0 0,0 0 0,0 0 0,4 0 0,-1 0 0,2 0 0,5 0 0,-2 0 0,4 0 0,-5 0 0,-5 0 0,-2 0 0,0 0 0,0 0 0,0 0 0,1 0 0,-1 0 0,0 2 0,-2 0 0,0 2 0,-2 0 0,0 2 0,0-1 0,0 5 0,0-5 0,3 9 0,0 0 0,1-2 0,2 4 0,-5-11 0,4 5 0,-4-2 0,1-1 0,-2 9 0,0-8 0,0 5 0,0-5 0,0-3 0,2 2 0,-2-2 0,4 3 0,-4-2 0,2 3 0,-2-3 0,0 4 0,0-5 0,0 5 0,0-6 0,0 4 0,0-3 0,0 15 0,0-12 0,2 14 0,-2-17 0,2 3 0,-2 0 0,0-3 0,0 5 0,0-5 0,2 1 0,-1 0 0,0 0 0,2 9 0,-2-7 0,2 4 0,-2-6 0,0-1 0,1 1 0,-2-2 0,0 0 0,0 0 0,0 8 0,0-5 0,0 7 0,0-10 0,2 2 0,-2-1 0,2-1 0,2-2 0,0 0 0,13-2 0,-9 0 0,8-2 0,-11 2 0,1-2 0,4 2 0,-2 0 0,5 0 0,-3 0 0,-3 0 0,2 0 0,-2 0 0,-1 0 0,2 0 0,-3 0 0,1 0 0,-2 0 0,0 0 0,0 0 0,4 0 0,-3 0 0,3 0 0,-4 0 0,0 0 0,7 0 0,-4 0 0,6 0 0,-4 0 0,-3 0 0,0 0 0,0 0 0,-1 0 0,11 0 0,-3 0 0,2 0 0,-4 0 0,-7 0 0,2 0 0,-1 0 0,15 0 0,3 0 0,23 0 0,-20 0 0,1 0 0,-22 0 0,-1 0 0,2-2 0,-2 1 0,2-1 0,0 2 0,3 0 0,-1 0 0,4 2 0,-5-1 0,1 1 0,-4-2 0,1 0 0,-3 0 0,0 0 0</inkml:trace>
  <inkml:trace contextRef="#ctx0" brushRef="#br0" timeOffset="26741">224 128 24575,'0'10'0,"0"-1"0,0 1 0,2-4 0,-2 2 0,2-3 0,-2 1 0,0 0 0,0-1 0,0 6 0,2-5 0,-1 5 0,0-6 0,-1 1 0,0 0 0,0-2 0,2 3 0,-1-3 0,2 0 0,-2-2 0,1 0 0</inkml:trace>
  <inkml:trace contextRef="#ctx0" brushRef="#br0" timeOffset="28057">557 143 24575,'2'5'0,"0"1"0,-2-2 0,0 4 0,0 0 0,0 1 0,0 6 0,6 20 0,-5-17 0,4 16 0,-1-27 0,-3-3 0,3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8T22:53:36.97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72 24575,'8'0'0,"-1"0"0,1 0 0,-4 0 0,4 0 0,-3 0 0,1 0 0,4 0 0,-4 0 0,4 0 0,0 0 0,2 0 0,32 4 0,-10-3 0,13 4 0,-26-5 0,-11 0 0,-7 0 0,-1 0 0</inkml:trace>
  <inkml:trace contextRef="#ctx0" brushRef="#br0" timeOffset="1922">180 1 24575,'-3'4'0,"2"2"0,1-1 0,0 1 0,0 0 0,0 2 0,0-1 0,0 4 0,0-6 0,0 3 0,0-4 0,0 1 0,0 1 0,0 6 0,0-1 0,0 2 0,0-4 0,0-4 0,0 1 0,0 0 0,0 1 0,0-1 0,0 0 0,0 2 0,0-3 0,0 5 0,0 1 0,0-4 0,0 4 0,0-7 0,0 0 0,1-2 0,0 2 0,1-2 0,0 2 0,0 1 0,2-1 0,0-2 0,4 2 0,1-4 0,0 2 0,5-2 0,-7 0 0,4 0 0,-3 0 0,-3 0 0,3-2 0,0 0 0,-1-1 0,3 0 0,-4 0 0,1-1 0,-1 2 0,-2-2 0,-2 4 0,0-2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8T22:53:28.53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66 24575,'0'8'0,"0"-1"0,0-1 0,0-2 0,0 0 0,0 2 0,0 1 0,0 1 0,0-2 0,0 0 0,0-2 0,0 1 0,0-1 0,0 0 0,0 2 0,0-1 0,0 1 0,0-2 0,0-2 0,0 0 0</inkml:trace>
  <inkml:trace contextRef="#ctx0" brushRef="#br0" timeOffset="2948">598 1 24575,'-7'4'0,"3"0"0,2 0 0,2 0 0,-2 2 0,2 5 0,-4-1 0,4 1 0,-4-5 0,3-2 0,-1 0 0,1 2 0,0-1 0,-1 1 0,2 0 0,0-2 0,0 2 0,0-2 0,0 1 0,2-1 0,0-2 0,3 2 0,-1-2 0,0 2 0,2 0 0,0 1 0,3-1 0,-3 0 0,2 0 0,-3 0 0,1-2 0,4 3 0,-2-4 0,4 3 0,-5-3 0,-1 1 0,-2-2 0,2-2 0,-1 1 0,3-4 0,2-2 0,0-2 0,-1 1 0,-5 0 0,-4 1 0,0 1 0,0-2 0,0 3 0,0-1 0,0 0 0,0 1 0,0-3 0,0 3 0,0-1 0,0 2 0,0 0 0,-2 0 0,-2-1 0,1 1 0,-3 0 0,2-2 0,-1 3 0,-3-3 0,3 4 0,-1 0 0,2 0 0,0 2 0,-7 0 0,5-2 0,-4 1 0,6-1 0,-1 2 0,1 0 0,0 0 0,2 0 0,0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8T22:53:25.21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22 1 24575,'-9'6'0,"5"-1"0,-2 2 0,6-2 0,-2 3 0,2-2 0,0 1 0,0 3 0,0-5 0,0 3 0,0-4 0,0 0 0,0 0 0,0 2 0,0 0 0,3 16 0,0-14 0,3 8 0,-2-16 0,0 0 0,4 0 0,4 0 0,7-2 0,0-2 0,3 1 0,-10 0 0,-3 3 0,-5 0 0,1 0 0,-1-2 0,0 2 0,0-6 0,0 3 0,-1-5 0,-2 3 0,-1-3 0,0 4 0,0-2 0,0 1 0,0 1 0,0 0 0,0 0 0,0-3 0,0 1 0,-2-1 0,-4-1 0,1 4 0,-5-3 0,6 5 0,-4 0 0,3 2 0,-3 0 0,3 0 0,-1 0 0,2 0 0,0 0 0,1 0 0,2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8T22:53:16.69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24575,'0'6'0,"0"0"0,0 0 0,0-1 0,0 3 0,0-2 0,0 1 0,0-1 0,0 0 0,0-2 0,0 2 0,0-1 0,0-1 0,0 0 0,0 0 0,0 2 0,0-1 0,0 1 0,0-4 0,0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8T22:53:13.14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24575,'0'6'0,"0"4"0,0-5 0,0 6 0,2-4 0,-2 2 0,2-1 0,-2-4 0,0 2 0,0-2 0,0 4 0,0 1 0,0 0 0,0-1 0,0-4 0,0 2 0,2-2 0,-2 1 0,2-4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8T22:53:10.06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24575,'0'9'0,"0"-3"0,0 2 0,0-2 0,0 1 0,0 5 0,2-6 0,-2 4 0,2-5 0,0-1 0,-2 2 0,2-2 0,-2 4 0,0-3 0,0 5 0,0-5 0,2 4 0,-2 0 0,2-2 0,-2 4 0,0-6 0,2 3 0,-1-4 0,0 0 0,-1 1 0,2 1 0,-1-2 0,2 4 0,-2-3 0,3 1 0,-4 0 0,2-2 0,-2 2 0,0-2 0,0 1 0,0-1 0,2 2 0,-2-2 0,2 2 0,-2-1 0,2 2 0,-2-1 0,2 1 0,-2-2 0,0 1 0,0-2 0,0 2 0,0-2 0,0 1 0,0-1 0,0 2 0,2-2 0,0 0 0,4-2 0,-1-2 0,1 0 0,-2 0 0,0-2 0,2 2 0,-1-4 0,1 4 0,0-2 0,2 2 0,1-2 0,-1 2 0,4-2 0,-6 2 0,5-2 0,-6 1 0,3-4 0,-4 4 0,2-3 0,-2 4 0,1 0 0,1-2 0,-2 2 0,2-2 0,-2 2 0,2 0 0,5-3 0,-1 2 0,1-1 0,-5 2 0,-2 0 0,0-2 0,-2-1 0,0-3 0,-2 1 0,0-1 0,0 0 0,0-2 0,0 1 0,0-5 0,0 7 0,0-3 0,0 2 0,0 1 0,0-5 0,0 5 0,0-3 0,0 2 0,0 1 0,0-5 0,0 5 0,0-3 0,0-4 0,0 5 0,0-7 0,0 9 0,0-3 0,0 4 0,-2-4 0,2 3 0,-2-1 0,2 2 0,0-1 0,-2 3 0,2-4 0,-2 4 0,2-5 0,0 1 0,0 2 0,0-1 0,0 4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8T22:53:03.81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38 333 24575,'0'-9'0,"0"-1"0,0-3 0,0-5 0,0 6 0,0-3 0,0 11 0,0-3 0,0 3 0,0 0 0,-2 0 0,2 0 0,-4-3 0,3 3 0,-4-6 0,4 5 0,-5-5 0,6 5 0,-2-1 0,2 2 0,0-2 0,0-1 0,0-1 0,0 1 0,-2 1 0,2 2 0,-4 0 0,3-3 0,-1 1 0,2-1 0,0 1 0,0 2 0,0 0 0,0-2 0,0-1 0,-1-1 0,0-1 0,-1 3 0,2-1 0,-2 3 0,2 0 0,-2 0 0,2-1 0,0 1 0,0 0 0,0 0 0,0-2 0,2 1 0,-2-1 0,4 2 0,-2-1 0,2 3 0,1 0 0,7 2 0,6 0 0,4 0 0,28 0 0,-16 0 0,10 0 0,-23 0 0,-12 0 0,-2 0 0,-1 0 0,0 0 0,-2 0 0,1 0 0,-1 0 0,-2 2 0,0 2 0,-2 1 0,0 4 0,0-4 0,0 10 0,0-10 0,0 6 0,0-5 0,0-2 0,0 6 0,4-3 0,-3 1 0,4 2 0,-4-5 0,0 3 0,-1-4 0,0 0 0,0 1 0,0-1 0,0 0 0,2 4 0,-1-3 0,2 5 0,-2-6 0,3 6 0,-4-5 0,5 11 0,-5-10 0,3 6 0,0-1 0,-3-4 0,3 4 0,-3-3 0,0-3 0,2 3 0,-2-4 0,2 2 0,-2-1 0,2 2 0,-1-2 0,0 3 0,-1-3 0,0 1 0,0-2 0,0 0 0,0-2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8T22:52:58.27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23 24575,'0'7'0,"0"-1"0,0 0 0,0 2 0,0-1 0,0 1 0,0 4 0,0-5 0,0 9 0,0-10 0,0 5 0,0-5 0,0 0 0,0 0 0,0-1 0,0 12 0,0-8 0,0 6 0,0-7 0,0-3 0,0 1 0,0 2 0,0-3 0,0 6 0,0-6 0,0 3 0,0-4 0,0 1 0,4 1 0,-3-2 0,2 2 0,-1-3 0,4-2 0,-1-1 0,5-1 0,-4 0 0,3-5 0,-1 6 0,-1-4 0,-1 4 0,-2 0 0,0 0 0,2 0 0,-2 0 0,9-3 0,1 2 0,2-1 0,-3 2 0,-3 0 0,-6 0 0,2 0 0,-1 0 0,2 0 0,-1 0 0,3 0 0,-4 0 0,3 0 0,-4 0 0,6 0 0,-5 0 0,5 0 0,-6 0 0,2 0 0,-1 0 0,-1 0 0,0 0 0,0 0 0,0 0 0,0-2 0,-1-1 0,-1-1 0,-2 0 0,1-4 0,0 3 0,1-3 0,-2 2 0,0 1 0,0-3 0,0 3 0,0-3 0,0 4 0,0-3 0,0-5 0,0 6 0,0-9 0,0 11 0,0-2 0,0 1 0,0 1 0,0 0 0,0 0 0,0-1 0,0 1 0,0-2 0,0 1 0,0-3 0,0 4 0,0-4 0,0 3 0,0-1 0,0 0 0,0-3 0,0 2 0,0-1 0,2 2 0,-2 1 0,4-3 0,-4 4 0,2-1 0,-2 3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8T22:52:53.69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1 366 24575,'2'-4'0,"0"-1"0,-2-1 0,0 2 0,0-6 0,0 5 0,0-5 0,0 3 0,0 1 0,0-2 0,2 3 0,-2-1 0,2 0 0,-2 1 0,3-9 0,-3 7 0,3-9 0,-3 11 0,0-3 0,4 0 0,-3 3 0,2-5 0,-3 5 0,0-1 0,0 0 0,0-1 0,0 1 0,0 0 0,0 2 0,0-3 0,0 3 0,0-6 0,0 5 0,0-3 0,0 0 0,0 3 0,0-3 0,0 3 0,0 1 0,0-2 0,0 1 0,0-3 0,-1 4 0,0-3 0,-1 1 0,0 2 0,2-3 0,-4 1 0,4 2 0,-4-3 0,3 1 0,-1 2 0,1-6 0,2 5 0,-2 0 0,4 4 0,0 3 0,3-2 0,-2 0 0,2 0 0,6 0 0,-3 0 0,7 0 0,-9 0 0,1-2 0,-4 1 0,0 0 0,0 1 0,2 0 0,-1 0 0,1-2 0,-2 1 0,7-1 0,-6 2 0,8 0 0,-3 0 0,8 0 0,-3 0 0,6 0 0,-10 0 0,0 0 0,-1 0 0,-5 0 0,1 0 0,0 0 0,-2 0 0,2 0 0,-3 2 0,-1 0 0,-2 3 0,0-1 0,0 0 0,0 0 0,0 4 0,0-3 0,0 5 0,1-2 0,0-1 0,3 5 0,-4-7 0,2 3 0,-2-2 0,2-4 0,0 6 0,0-5 0,0 4 0,-2-2 0,0 1 0,2 0 0,-1-1 0,2 2 0,-2-2 0,1 1 0,0 6 0,-1-5 0,3 7 0,-3-10 0,3 6 0,-1 1 0,-1-1 0,3 4 0,-2-3 0,0 1 0,-1-1 0,0-5 0,-1-2 0,0 0 0,-1 2 0,2-1 0,-1 1 0,1 0 0,-2-2 0,0 2 0,0-2 0,0 1 0,0-1 0,0 0 0,0 2 0,0-1 0,0-1 0,0-2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8T22:52:47.49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5 487 24575,'2'-8'0,"2"-8"0,-4 5 0,2-5 0,-2 10 0,0-2 0,0 3 0,0-3 0,0 3 0,0-1 0,0-2 0,0 3 0,0-5 0,0 6 0,0-4 0,0 1 0,0 0 0,0 0 0,0-5 0,0 5 0,0-6 0,0 7 0,0-3 0,0 1 0,0-7 0,0 7 0,0-8 0,0 11 0,0-3 0,0 2 0,0 1 0,-2-3 0,1 3 0,-2-3 0,2 4 0,-1-9 0,2 5 0,0-3 0,0 5 0,0 2 0,0 0 0,-2-2 0,2 1 0,-2-3 0,2 3 0,0-1 0,0 0 0,0 1 0,0-3 0,0 4 0,0-4 0,0 3 0,0-3 0,0 3 0,0-3 0,0 4 0,0-3 0,0 3 0,0 0 0,0 0 0,0-1 0,0-1 0,0 2 0,0-3 0,0 3 0,0 0 0,2 2 0,7 0 0,-4 2 0,6 0 0,-7 0 0,0 0 0,0 0 0,2 0 0,-1 0 0,1 0 0,-2 0 0,0 0 0,0 0 0,2 0 0,-1-2 0,1 1 0,6 0 0,-5 1 0,15 0 0,-16 0 0,9 0 0,-8 0 0,-1 0 0,1 0 0,-2 0 0,-1 0 0,0 0 0,0 0 0,0 0 0,0 0 0,1 0 0,1 0 0,-2 0 0,2 0 0,-2-2 0,1 1 0,5-1 0,-2 2 0,4 0 0,-5 0 0,7 0 0,-8 0 0,6 0 0,-7 0 0,-1 0 0,0 0 0,-2 2 0,0 2 0,-2 5 0,0-2 0,0 2 0,0-4 0,0 7 0,0-6 0,0 4 0,0-5 0,0 1 0,0-2 0,0 4 0,0-3 0,0 1 0,0 0 0,0-2 0,0 6 0,0-5 0,0 3 0,0-2 0,0-1 0,0 2 0,0-2 0,0 1 0,0 0 0,0-1 0,0 3 0,0-2 0,0 9 0,0-5 0,0 4 0,0-2 0,0-4 0,0 5 0,0-8 0,0 3 0,0-4 0,0 0 0,0 0 0,0 2 0,0-1 0,2 1 0,-2-2 0,2 2 0,-2-1 0,0 1 0,0-2 0,2 2 0,-1-1 0,0 1 0,-1 6 0,0-6 0,0 6 0,2-7 0,-1-1 0,1 0 0,-2 0 0,0 0 0,0 2 0,0-1 0,0 1 0,0 0 0,0-1 0,-2-1 0,-1-2 0,1-2 0,0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8T22:52:07.42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1 165 24575,'6'0'0,"0"0"0,2-2 0,-3 1 0,3-1 0,-2 2 0,-1 0 0,6-1 0,-5 0 0,10-3 0,-2 3 0,0-2 0,5 3 0,-6 0 0,-2 0 0,2-2 0,-9 2 0,4-2 0,-3 2 0,3 0 0,0 0 0,1 0 0,5 0 0,4 0 0,-3 0 0,23 0 0,-11 0 0,47 0 0,-29 0 0,20 0 0,-13 0 0,-24 0 0,13 0 0,-26 0 0,5 0 0,0 0 0,-7 0 0,1 0 0,-10 0 0,4-2 0,-1 1 0,-1 0 0,4 1 0,1 0 0,7 0 0,10 0 0,3 0 0,44 0 0,-28 0 0,8 0 0,0 0 0,2 0 0,29 0 0,-43 0 0,-13 0 0,-17 0 0,-7 0 0,0-2 0,3 1 0,5-1 0,0 2 0,2 0 0,28 0 0,-15 0 0,54 0 0,-38 0 0,7 0 0,-30 0 0,-16 0 0,2 0 0,-3 0 0,3 0 0,29 0 0,2 0 0,45 0 0,-29 0 0,-2 0 0,-32 0 0,-12 0 0,-4 0 0,3 0 0,0 0 0,-1 0 0,9 0 0,-10 0 0,13 0 0,-5 0 0,14 0 0,2 0 0,9 0 0,-10 0 0,0 0 0,-1 0 0,30 0 0,-13 0 0,7 0 0,-32 0 0,-14 0 0,0 0 0,0 0 0,3 0 0,-3 0 0,6 0 0,0 0 0,14 0 0,-6 0 0,10 0 0,-11 0 0,3 0 0,9 0 0,-16 0 0,11 0 0,-22 0 0,2 0 0,0 0 0,5 0 0,0 0 0,1 0 0,-3 0 0,4 0 0,-3 0 0,11 0 0,-13 0 0,6 0 0,-1 0 0,-5 0 0,6 0 0,-9 0 0,7-2 0,-1 1 0,1-2 0,21 3 0,-7 0 0,21 0 0,-9 0 0,0 0 0,8 0 0,-18 0 0,6 0 0,-25 0 0,2 0 0,-3 0 0,-1 0 0,-1 0 0,2 0 0,-3 0 0,11 0 0,-10 0 0,32 0 0,-26 0 0,16 0 0,-14 0 0,-1 0 0,4 0 0,1 0 0,-9 0 0,4 0 0,-9 0 0,2 0 0,0 0 0,5 0 0,-1 0 0,2 0 0,-3 0 0,-1 0 0,-1 0 0,7 0 0,-8 0 0,6 0 0,-6 0 0,-1 0 0,9 0 0,-1 0 0,24 0 0,-19 0 0,35 0 0,28 0 0,-1 0 0,-3 0 0,-3 0 0,-17 0 0,16 0 0,-69 0 0,-2 0 0</inkml:trace>
  <inkml:trace contextRef="#ctx0" brushRef="#br0" timeOffset="1540">3893 1 24575,'7'0'0,"2"0"0,-2 1 0,8 3 0,-6 0 0,8 2 0,24 9 0,-7 0 0,31 10 0,-38-11 0,3-2 0,-23-7 0,-2-3 0,1 2 0,-2-4 0,-1 4 0,-2-2 0,-1 2 0,0 0 0,0 2 0,-1-1 0,-2 1 0,-9 1 0,5-2 0,-9 3 0,1 0 0,-23 18 0,6-3 0,-2 3 0,16-9 0,16-14 0,-2 1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0:34:49.96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24575,'0'33'0,"0"-10"0,0 3 0,0-4 0,0 2 0,0 1 0,0-3 0,0-6 0,0 6 0,0-3 0,2-3 0,-1 0 0,3-5 0,-3 7 0,1-8 0,2 24 0,0-17 0,0 11 0,3 4 0,-6-20 0,9 21 0,-8-25 0,4 10 0,-3-8 0,-3 1 0,5 7 0,-4-9 0,4 11 0,2 13 0,0-8 0,-1 8 0,-4-13 0,-2-10 0,0 14 0,4-5 0,-3-3 0,2 12 0,-3-12 0,0 51 0,0-35 0,0 22 0,0-28 0,0-18 0,3 22 0,-2-13 0,3 2 0,-4-3 0,0-10 0,4 3 0,-2 10 0,2-9 0,-4 38 0,0-28 0,0 24 0,2-29 0,-1-3 0,4-5 0,-5-1 0,3 4 0,-3-4 0,0 11 0,0-9 0,0 12 0,0-11 0,0 4 0,0-3 0,0 3 0,0-5 0,0 5 0,0-8 0,0 3 0,0-1 0,0-1 0,0 2 0,0 5 0,0-6 0,0 6 0,0-8 0,0 1 0,0-1 0,0 2 0,0 1 0,0 1 0,0 0 0,0-1 0,0 3 0,0-3 0,0 2 0,0-4 0,0 4 0,0-5 0,2 1 0,-2 6 0,3-7 0,-3 8 0,0-5 0,2-3 0,1 3 0,0-3 0,-1 0 0,-2 0 0,0 1 0,3-1 0,-3-5 0,2-3 0,-2 0 0,0-2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0:34:26.11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24575,'18'4'0,"0"2"0,-12-6 0,1 2 0,6-2 0,-5 0 0,9 3 0,-10-3 0,3 3 0,-3-3 0,-1 2 0,4-1 0,-4 1 0,9-2 0,4 12 0,-3-6 0,3 7 0,-14-11 0,3 1 0,-1-1 0,-1 4 0,2-3 0,14 15 0,-12-12 0,10 13 0,-16-9 0,-3-4 0,6 9 0,-3-1 0,2-2 0,-1 1 0,-4-8 0,1 1 0,-2-1 0,0 0 0,0 0 0,0 3 0,0-2 0,0 1 0,0-2 0,0 3 0,0-2 0,0 3 0,0-3 0,-2 2 0,-1-1 0,-2 1 0,-3 3 0,1 5 0,2-7 0,-6 9 0,7-12 0,-6 4 0,7-5 0,-2 1 0,2-1 0,-7 2 0,4-1 0,-6 2 0,-1-3 0,3-2 0,-12 3 0,14-6 0,-8 4 0,6-2 0,4-1 0,-7 1 0,8-2 0,-3 0 0,0 0 0,22 0 0,-12 0 0,20 0 0,-16 0 0,-1 0 0,-2 0 0</inkml:trace>
  <inkml:trace contextRef="#ctx0" brushRef="#br0" timeOffset="2025">290 338 24575,'1'0'0,"3"0"0,4 0 0,4 0 0,-3 0 0,1 0 0,0 0 0,7 0 0,-4 0 0,4-3 0,-9 3 0,-1-5 0,7 5 0,-4-3 0,5 1 0,-9-1 0,4-2 0,0-1 0,-1 1 0,9-1 0,-2-5 0,2 1 0,-3 0 0,-10 2 0,-3 3 0,-2-1 0,0 1 0,0-3 0,0 0 0,0 0 0,0 0 0,-12 2 0,6 0 0,-9 2 0,9 2 0,-1 0 0,1 1 0,-4-1 0,4 2 0,-2 0 0,5 2 0,-4 5 0,3 8 0,-2-1 0,3 0 0,0-5 0,3-3 0,-3 4 0,3-4 0,0 8 0,0-7 0,0 8 0,0-9 0,0 1 0,0 3 0,0 4 0,5 0 0,-1-2 0,5-3 0,5-8 0,-4 6 0,5-6 0,-9 1 0,9-2 0,-8 0 0,9 0 0,-10 0 0,3 0 0,-5 0 0,1 0 0</inkml:trace>
  <inkml:trace contextRef="#ctx0" brushRef="#br0" timeOffset="3979">796 244 24575,'-5'0'0,"-3"0"0,2 0 0,-1 0 0,1 0 0,1 0 0,0 0 0,0 0 0,-1 0 0,-1 0 0,1 0 0,-2 0 0,3 0 0,-25 10 0,14-3 0,-15 5 0,21-8 0,5-1 0,2 0 0,1 2 0,2 0 0,0 0 0,0 3 0,0-3 0,0 10 0,0-6 0,0 9 0,0-10 0,2 2 0,-1-5 0,1 1 0,0 1 0,1-1 0,2 1 0,0 1 0,-2-2 0,4 4 0,-3-7 0,3 2 0,1-3 0,-2-1 0,3 1 0,-3-2 0,2 0 0,2 0 0,-2 0 0,5 0 0,-5 0 0,2 0 0,0 0 0,-1 0 0,3 0 0,-6 0 0,-1 0 0,-2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0:34:21.98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24575,'0'24'0,"0"-7"0,0 17 0,0 18 0,0 2 0,0-8 0,0 53 0,0-84 0,0-10 0,0-9 0,0 5 0,0-8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0:33:56.72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1 561 24575,'5'-3'0,"5"1"0,-4 2 0,4 0 0,6 0 0,-1 0 0,7 0 0,-8 0 0,-4 0 0,0 0 0,-1 0 0,42 0 0,-19-17 0,24 13 0,-30-12 0,-11 16 0,-4 0 0,9 0 0,-9 0 0,15 0 0,-4 0 0,2 0 0,3 0 0,-13 0 0,-1 0 0,-8 0 0,0 0 0,0-2 0,3 1 0,-2-1 0,6-1 0,-6 1 0,4-1 0,-3 0 0,-1 3 0,4 0 0,-2-2 0,0 1 0,12-1 0,-3 2 0,43 0 0,-17 0 0,27 0 0,-41 0 0,-4 0 0,-18 0 0,-1 0 0,4 0 0,-4 0 0,1 0 0,9 0 0,-6 0 0,14 0 0,-10 0 0,0 0 0,-4 0 0,-5 0 0,0 0 0,0 0 0,3 0 0,-2 0 0,14 0 0,12 0 0,-8 0 0,7 0 0,-25 0 0,2 0 0,1 0 0,-2 0 0,3 0 0,-3 0 0,1 0 0,7 0 0,2 0 0,17 0 0,19 0 0,-17 0 0,15 0 0,-33 0 0,0 0 0,13 0 0,-2 0 0,40 0 0,-32 0 0,17 3 0,-42-2 0,2 3 0,-7-4 0,1 0 0,6 0 0,27 0 0,11 0 0,11 3 0,5 1 0,32-2 0,-31 2 0,-5-1 0,-9-3 0,-19 0 0,-31 0 0,0 0 0,0 0 0,1 0 0,3 0 0,6 0 0,-3 0 0,19 0 0,-11 0 0,3 0 0,-10 0 0</inkml:trace>
  <inkml:trace contextRef="#ctx0" brushRef="#br0" timeOffset="1699">2280 358 24575,'11'5'0,"23"35"0,-9-13 0,8 19 0,-4-20 0,-14-10 0,2-2 0,7 8 0,-16-17 0,9 9 0,-19-9 0,3 1 0,-10 4 0,8 6 0,-6 4 0,4 0 0,0-2 0,-2-5 0,2-2 0,-2 0 0,-11 5 0,8-6 0,-10 10 0,15-12 0,-2 2 0,5-7 0,0-1 0</inkml:trace>
  <inkml:trace contextRef="#ctx0" brushRef="#br0" timeOffset="3747">2715 170 24575,'9'57'0,"7"-1"0,2 1 0,2 3 0,13 22 0,-8-11 0,-1-1 0,0 1 0,-1 20 0,-2-1 0,-6-31 0,1 9 0,-1-10 0,-10-41 0,2 3 0,-7-14 0,2-1 0,-1-1 0,1-1 0,-2 21 0,0-12 0,0 12 0,0-16 0,0-7 0,4-10 0,-4-18 0,4 12 0,-4-7 0</inkml:trace>
  <inkml:trace contextRef="#ctx0" brushRef="#br0" timeOffset="6581">2778 191 24575,'66'-20'0,"23"-11"0,-20 14 0,3-6 0,-42 16 0,-14 4 0,-4 3 0,-6-2 0,26-4 0,-14-2 0,44-1 0,4 0 0,-28 0 0,33-1 0,-6 1 0,-52 5 0,24-3 0,-29 7 0,0 0 0,5 0 0,-5 0 0,5 0 0,-8 0 0,5 0 0,14 0 0,-10 0 0,13-5 0,-19 14 0,-1-9 0,3 21 0,-3 21 0,6 9 0,-8-2 0,1 5 0,1 34 0,1-14 0,3 1 0,1 2 0,-3 5 0,-2-24 0,0 3 0,-3 1 0,-1-2 0,5 37 0,4-5 0,-5-54 0,-5-29 0,-2-1 0,0-2 0,0 6 0,0 2 0,0-2 0,7 19 0,-5-21 0,5 20 0,-7-15 0,3 12 0,-2-3 0,2 15 0,4-11 0,-5-1 0,5-12 0,-10-14 0,-2-2 0,-13-5 0,4 3 0,-12-1 0,-36 4 0,5-6 0,-7-2 0,-1 1 0,-6-3 0,16-1 0,5 2 0,13 7 0,-8-8 0,33 9 0,-6-2 0,4 3 0,-16 0 0,-7 0 0,0 0 0,8 0 0,16-3 0,7 0 0,2-7 0,0-4 0,-2 0 0,0-5 0,0 10 0,1-5 0,2 7 0,1-3 0,-1 3 0,0 1 0,-2-2 0,2 5 0,1 1 0</inkml:trace>
  <inkml:trace contextRef="#ctx0" brushRef="#br0" timeOffset="8825">3366 460 24575,'-9'0'0,"2"0"0,1 0 0,1 0 0,0 0 0,-5 5 0,3-2 0,0 7 0,0-2 0,-1 10 0,1-8 0,-4 22 0,9-20 0,-2 12 0,4-16 0,0 18 0,0-17 0,0 25 0,3-18 0,0 1 0,4 1 0,3 1 0,2 6 0,14 10 0,-13-9 0,4-6 0,-8-2 0,-5-7 0,5 1 0,-3 0 0,-4-9 0,1 13 0,-3-4 0,0 2 0,2 0 0,-1-5 0,1 2 0,-2 1 0,0-6 0,0 6 0,0 2 0,0-5 0,0 4 0,-2-7 0,-1-3 0,-7 6 0,3-5 0,-3 3 0,-5 3 0,7-9 0,-8 8 0,11-8 0,-3 4 0,0-5 0,0 3 0,0-1 0,3 1 0,0-7 0,2-1 0,0-3 0,3 3 0</inkml:trace>
  <inkml:trace contextRef="#ctx0" brushRef="#br0" timeOffset="10461">3918 537 24575,'63'-6'0,"12"-3"0,-26 1 0,6-1-474,29 0 0,2 1 474,-16 2 0,0 2 155,20-1 1,-8 2-156,-9 3 157,-11 0-157,-43 0 0,13 0 0,-8 0 120,1 0 0,-13 0 0,-6 0 0</inkml:trace>
  <inkml:trace contextRef="#ctx0" brushRef="#br0" timeOffset="15919">4243 85 24575,'0'7'0,"0"1"0,0 0 0,0 8 0,0-9 0,10 22 0,-5-20 0,6 13 0,-9-17 0,-2-32 0,0 4 0,0-13 0,2 16 0,-1 14 0,1 1 0,3-3 0,-2 2 0,15-5 0,-10 5 0,12-3 0,-14 6 0,12-6 0,-11 7 0,8-7 0,-9 9 0,6-3 0,3 0 0,7 0 0,-7-1 0,1 1 0,-11 3 0,2 0 0,-1 0 0,-1 0 0,-2 0 0</inkml:trace>
  <inkml:trace contextRef="#ctx0" brushRef="#br0" timeOffset="17980">4869 343 24575,'3'5'0,"-3"0"0,15 7 0,-5 3 0,9 1 0,-9-4 0,-2-3 0,-1-3 0,1 9 0,3-4 0,-3 2 0,-3-5 0,0-3 0,-5 0 0,2 3 0,-2-3 0,-4 8 0,0-5 0,-3 3 0,0 6 0,4-9 0,-20 32 0,16-29 0,-21 26 0,-8 0 0,18-16 0,-10 12 0,29-31 0,7-4 0,-5 1 0,-1-1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0:33:10.83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140 12 24575,'-8'0'0,"-7"4"0,7-1 0,-7 3 0,-5 13 0,9-12 0,-11 14 0,16-18 0,1 7 0,0-2 0,2 0 0,-2 2 0,0-2 0,2 0 0,-2 2 0,4-4 0,-1 1 0,2 5 0,0-5 0,0 8 0,0 10 0,0-8 0,0 9 0,0-14 0,0-6 0,0 1 0,0 9 0,0-8 0,0 9 0,10 11 0,-5-13 0,13 15 0,-12-24 0,7 3 0,-8-5 0,3 1 0,-3 0 0,0-5 0,3 5 0,-2-5 0,1 5 0,6-1 0,-6-1 0,13 0 0,-8-3 0,1 0 0,-3 0 0,-5 3 0,1-3 0,-1 3 0,0-3 0,3 0 0,-3 0 0,5 0 0,-4 0 0,2 0 0,1 0 0,2 0 0,3 0 0,-2 0 0,-1-3 0,2 0 0,-5 0 0,2-4 0,-5 6 0,1-4 0,-1 3 0,2-3 0,-1-1 0,9-6 0,-5 3 0,4-2 0,-4 1 0,-5 5 0,1-3 0,0 0 0,-2 0 0,3-5 0,-4 4 0,2-3 0,-2 4 0,0-1 0,1-1 0,-1 5 0,0-3 0,2 0 0,-5 2 0,3-4 0,-3-4 0,0 0 0,0 0 0,0 1 0,0 8 0,0-8 0,0 7 0,0-4 0,0 4 0,0-7 0,0 6 0,0-11 0,0 12 0,0-7 0,-5 7 0,2-1 0,-5 1 0,3 1 0,-1 0 0,-1-5 0,1 6 0,-4-8 0,4 8 0,-2-1 0,1 0 0,-2 5 0,-7-6 0,7 5 0,-5-2 0,4 3 0,4 0 0,-9-3 0,9 3 0,-4-3 0,5 3 0,-9 0 0,7 0 0,-8 0 0,9 0 0,0-2 0,-6 1 0,7-1 0,-8 2 0,7 0 0,-1 0 0,1 0 0,-2 0 0,3 2 0,-1 1 0,1 0 0,0 2 0,0-5 0,2 3 0,0-3 0</inkml:trace>
  <inkml:trace contextRef="#ctx0" brushRef="#br0" timeOffset="1166">137 72 24575,'0'8'0,"0"0"0,0-1 0,0-1 0,2 6 0,-1-1 0,1 2 0,0 0 0,-1-2 0,1-3 0,3 2 0,-2-5 0,2 5 0,3 9 0,-4-9 0,7 10 0,-5-14 0,1 4 0,-1-2 0,-1 2 0,0 1 0,0-3 0,21 21 0,-15-18 0,14 16 0,-19-22 0,-1 0 0,0-2 0,0-5 0,-2-2 0,-1-1 0,-2 3 0</inkml:trace>
  <inkml:trace contextRef="#ctx0" brushRef="#br0" timeOffset="2229">339 133 24575,'-6'4'0,"1"0"0,0 3 0,-1-1 0,-4 3 0,4-2 0,-4 3 0,-10 2 0,-19 18 0,9-13 0,-4 11 0,27-22 0,4 1 0,-2-3 0,2 7 0,1-7 0,-1 6 0,3-2 0,-3-3 0,1 5 0,1-4 0,-1 2 0,2-3 0,0-2 0,0-1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0:33:00.66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 0 24575,'0'16'0,"0"-9"0,3 17 0,3-12 0,1 2 0,-2-2 0,-1-6 0,-3 1 0,5 6 0,-5-5 0,2 7 0,-3-9 0,-2 6 0,1-6 0,-1 6 0,-1-6 0,0 6 0,-4-3 0,3 1 0,-3 5 0,7-8 0,-3 5 0,3-4 0,0-3 0,-2 5 0,-1-4 0,0 2 0,1-3 0,2 0 0,0 0 0,0-2 0,0-1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0:32:55.71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24575,'13'0'0,"0"0"0,7 0 0,33 0 0,-22 0 0,17 0 0,-41 0 0,1 0 0,0 0 0,29 0 0,-14 0 0,21 0 0,-27 0 0,15 0 0,-7 0 0,5 0 0,-10 0 0,-11 0 0,25 0 0,-23 0 0,26 0 0,-29 0 0,10 0 0,-11 0 0,2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0:32:44.50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1 106 24575,'0'8'0,"0"0"0,0-3 0,0 2 0,0 1 0,0 18 0,0-7 0,5 25 0,-4-43 0,5 8 0,-6-30 0,0 6 0,0 6 0,0-1 0,2 5 0,1-3 0,2 3 0,1-1 0,3-4 0,-2 4 0,3-4 0,-3 2 0,-1 2 0,1-1 0,-1 4 0,-1 0 0,5 1 0,-2 1 0,13-1 0,-11 2 0,5 0 0,-9 0 0,-1 0 0,13 7 0,-8-5 0,13 7 0,-14-9 0,-2 3 0,-4-3 0</inkml:trace>
  <inkml:trace contextRef="#ctx0" brushRef="#br0" timeOffset="1105">434 1 24575,'-8'8'0,"0"-1"0,1-1 0,1-1 0,-2 0 0,3 5 0,2-4 0,-2 11 0,2-10 0,0 15 0,-2-12 0,5 33 0,-3-27 0,3 16 0,0-12 0,0-11 0,0 19 0,0-20 0,0 9 0,0-11 0,0 2 0,5 4 0,1-5 0,2 5 0,2-7 0,-4-2 0,1-1 0,1-2 0,-3 0 0,3 0 0,-3 0 0,0 0 0,3 0 0,-2 0 0,-1 0 0,-3 0 0</inkml:trace>
  <inkml:trace contextRef="#ctx0" brushRef="#br0" timeOffset="2058">581 168 24575,'13'0'0,"-6"0"0,8 2 0,4 2 0,-9 0 0,10-1 0,-14-3 0,13 0 0,-11 0 0,12 0 0,-15 0 0,15 0 0,15 0 0,-11 0 0,5 0 0,-26 0 0</inkml:trace>
  <inkml:trace contextRef="#ctx0" brushRef="#br0" timeOffset="4096">757 26 24575,'-3'5'0,"-1"3"0,3-2 0,-1 4 0,2-2 0,-3 4 0,3-3 0,-3 3 0,3-6 0,0 4 0,0-4 0,0 1 0,0 1 0,0-2 0,0 6 0,0 2 0,0 2 0,0 1 0,3 15 0,-3-11 0,7 10 0,-3-17 0,8 1 0,-6-7 0,4 2 0,-3-5 0,-1-4 0,2 1 0,-1-2 0,-1 0 0,6 0 0,-6 0 0,4 0 0,-2 0 0,-2-2 0,-1 1 0,-3-1 0</inkml:trace>
  <inkml:trace contextRef="#ctx0" brushRef="#br0" timeOffset="5402">1049 21 24575,'3'16'0,"-2"-8"0,2 15 0,0-14 0,-3 7 0,5-5 0,-4-1 0,4 6 0,0 18 0,1-15 0,-2 10 0,-2-13 0,-2-6 0,0 8 0,0-8 0,0-1 0,0 0 0,0 6 0,0-5 0,0 7 0,0-11 0,-2 1 0,-1-1 0,-2-1 0,-1 2 0,1-1 0,0 2 0,2-3 0,0-2 0,3-1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0:34:55.50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13 24575,'7'0'0,"9"0"0,2 0 0,12 0 0,-6 0 0,-4 0 0,3 0 0,8 0 0,1 0 0,7 0 0,2 0 0,-22 0 0,10-4 0,-3 3 0,-11-4 0,19 5 0,-22 0 0,4 0 0,-11 0 0,5 0 0,-2 0 0,3 0 0,1 0 0,-1 0 0,10 0 0,8 0 0,22 0 0,1 0 0,4 0 0,-4 0 0,4 0-154,9 0 1,7 0 0,-6 0 153,0 0 0,-4 0 0,6 0 0,-8 0 0,-12 0 0,-41 0 0,-1 0 0,-1-2 0,0 1 460,7 6-460,-3 1 0,9 12 0,-10-6 0,9 14 0,-10-13 0,12 16 0,-11-11 0,10 29 0,-12-27 0,3 17 0,-1-2 0,-5-17 0,9 29 0,-8-28 0,0 1 0,0 11 0,1-2 0,-4 6 0,5-7 0,-4-15 0,-1-3 0,1 4 0,0 0 0,-1 2 0,1 3 0,-2 54 0,7-13 0,-6-1 0,-1-1 0,7-9 0,-5 0 0,-1-39 0,1-2 0,-2 2 0,0-4 0,0 6 0,0 2 0,0 8 0,4 2 0,-1-7 0,4 7 0,-4-14 0,1 13 0,-4-14 0,0 5 0,0 2 0,0-3 0,0 5 0,0-10 0,0 0 0,0 2 0,0-2 0,0 10 0,0-9 0,0 11 0,0 0 0,0-2 0,0 11 0,0-19 0,0 8 0,0-13 0,0 3 0,0-1 0,0 4 0,0 2 0,0 0 0,0 27 0,0-17 0,0 14 0,0-19 0,0-12 0,2 4 0,-1-3 0,1-1 0,-2 9 0,0-6 0,0 6 0,0 3 0,0-8 0,2 6 0,-1-11 0,1 2 0,-4-1 0,-1-1 0,-5 0 0,2-4 0,-12 1 0,11-2 0,-14 0 0,13 0 0,-3 0 0,-7 0 0,8 0 0,-11 0 0,10 0 0,0 0 0,-3 0 0,-4 0 0,4-2 0,-2 1 0,11-1 0,-3 2 0,-2 0 0,1 0 0,-11 0 0,12 0 0,-10 0 0,12 0 0,-12 0 0,10 0 0,-8 0 0,9 0 0,1 0 0,-6 0 0,-3 0 0,-5 0 0,-47 0 0,33 0 0,-50 0 0,34 0 0,-40 0 0,12-4 0,-3 0 0,16-1 0,1 0 0,-2 0 0,7 0-6784,12-2 6784,39 9 0,2 1 0,-2 2 0,1 0 0,1-2 0,-12 0 0,8-3 6784,-11 0-6784,12 0 0,-1 0 0,5 0 0,-5 2 0,4-1 0,-4 1 0,2 0 0,0-1 0,-1 1 0,2-2 0,1 0 0,-9 0 0,5 0 0,-9 0 0,9 0 0,1-2 0,4-1 0,3-3 0,2 4 0,0-1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0:34:37.44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38 102 24575,'0'27'0,"0"-10"0,0 11 0,0-20 0,0 10 0,0-11 0,0-1 0,0 1 0,0 1 0,0 0 0,0 2 0,0 1 0,0-3 0,0 0 0,3 5 0,-2-6 0,2 8 0,-3-9 0,0 2 0,0-3 0,0 0 0,0 0 0,0 0 0,0 1 0,3-4 0,-3 5 0,3-3 0,-3 3 0,0-1 0,0 1 0,0-1 0,0 2 0,0-3 0,0-13 0,0-7 0,0-1-1696,0-10 0,0 21 0,0-5 0</inkml:trace>
  <inkml:trace contextRef="#ctx0" brushRef="#br0" timeOffset="2326">0 1 24575,'8'0'0,"-2"0"0,4 0 0,-5 0 0,5 0 0,-4 0 0,2 0 0,-3 0 0,0 0 0,10 2 0,-7-1 0,10 1 0,-10 0 0,0-1 0,-3 4 0,9 0 0,-9 1 0,10 1 0,-10-2 0,0 1 0,1-1 0,-1 0 0,2 3 0,-3-3 0,0 3 0,1 2 0,-2-4 0,7 9 0,1-1 0,-3-2 0,4 3 0,-8-9 0,5 4 0,-8-5 0,6 5 0,-6-4 0,3 6 0,-1-5 0,5 5 0,-5-6 0,2 1 0,-5 1 0,0-3 0,2 5 0,-1-4 0,1 2 0,-2-3 0,0 2 0,0-1 0,0 4 0,0-4 0,0 4 0,0-5 0,-2 5 0,-2 4 0,-2-5 0,0 9 0,0-11 0,1 2 0,0-6 0,-5 7 0,3-6 0,-3 3 0,0 2 0,4-2 0,-4 5 0,5-3 0,-1-2 0,-1-2 0,-7 2 0,-6-4 0,4 0 0,-2-1 0,12-1 0,-1 1 0,-3 1 0,3-3 0,-3 3 0,7-3 0,1 0 0</inkml:trace>
  <inkml:trace contextRef="#ctx0" brushRef="#br0" timeOffset="4426">457 322 24575,'-2'8'0,"1"-2"0,1 1 0,6-1 0,-1-4 0,10 1 0,-8-3 0,12-3 0,-12 0 0,5-2 0,-4-3 0,-3 3 0,1-3 0,-2 3 0,-1-3 0,0 2 0,-1-4 0,-2-12 0,0 10 0,0-12 0,0 18 0,0-4 0,0 4 0,-4-4 0,0 4 0,-4-1 0,3 4 0,0-2 0,-1 4 0,-1-1 0,1 2 0,-4 0 0,4 2 0,-6 6 0,5-2 0,-5 9 0,6-9 0,-2 4 0,5-5 0,1 0 0,2 0 0,-5 3 0,4-2 0,-3 1 0,4 1 0,0 0 0,0 0 0,0 2 0,0-4 0,0 1 0,0-2 0,0 1 0,0-1 0,0 0 0,0 5 0,2-4 0,5 6 0,2-6 0,2-1 0,-4-2 0,-2-3 0,3 4 0,-2-2 0,1 2 0,-2-4 0,1 2 0,-1 1 0,0 3 0,0-4 0,8 8 0,-1-6 0,2 3 0,4-1 0,-11-5 0,6 2 0,-5-3 0,-2 0 0,4 0 0,-5 0 0,3-2-1696,-5-1 0,-1 0 0,-2 0 0</inkml:trace>
  <inkml:trace contextRef="#ctx0" brushRef="#br0" timeOffset="5757">739 196 24575,'15'21'0,"-8"-11"0,2 8 0,-7-8 0,1-1 0,5 6 0,-5-7 0,4 5 0,-3 3 0,-1-6 0,3 5 0,-5-10 0,11-9 0,-9 3 0,9-9 0,-11 4 0,6-1 0,-4 1 0,7-4 0,-4 4 0,6-16 0,-6 11 0,7-16 0,-10 18 0,2-4 0,-5 8 0,0 2 0,0 1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0:33:37.24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24575,'11'3'0,"5"-1"0,1-2 0,11 0 0,7 0 0,41 0 0,5 0 0,-23 0 0,20-1 0,-16-1 0,-57 2 0,0-2 0,0 2 0,1 0 0,7 0 0,-4 0 0,41 0 0,-22 0 0,19 0 0,-16 0 0,-21 0 0,26 0 0,-7 0 0,7 0 0,3 0 0,37 0 0,-44 0 0,35 0 0,-61 0 0,4 0 0,-4 0 0,9 0 0,-3 0 0,10 0 0,8 0 0,40 0-6784,-26 0 6784,16 0 0,-39 0 0,-3 0 0,-5 0 0,-1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0:33:26.42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37 79 24575,'-3'5'0,"-2"-2"0,5 15 0,-3-8 0,3 13 0,0-6 0,0 16 0,0-5 0,0-1 0,0-11 0,0-2 0,-2-13 0,1 9 0,-1-14 0</inkml:trace>
  <inkml:trace contextRef="#ctx0" brushRef="#br0" timeOffset="977">0 79 24575,'10'-2'0,"-4"1"0,24-1 0,-20 2 0,17 0 0,-21 0 0,1 0 0,-2 0 0,1 0 0,8 5 0,-6-2 0,4 5 0,-8-1 0,-1 1 0,0 0 0,0 2 0,-3-4 0,-22 16 0,10-14 0,-13 9 0,12-15 0,7-2 0,1 0 0,3 0 0</inkml:trace>
  <inkml:trace contextRef="#ctx0" brushRef="#br0" timeOffset="1850">226 213 24575,'8'0'0,"0"0"0,2 0 0,15 0 0,3 0 0,7 0 0,6 0 0,-22 0 0,5 0 0,-21 0 0</inkml:trace>
  <inkml:trace contextRef="#ctx0" brushRef="#br0" timeOffset="2364">373 261 24575,'0'22'0,"0"6"0,0-18 0,0 13 0,0-13 0,0 3 0,0-5 0,0-3 0,0-2 0,0-1 0</inkml:trace>
  <inkml:trace contextRef="#ctx0" brushRef="#br0" timeOffset="3483">717 1 24575,'-5'0'0,"0"4"0,-3 2 0,2 4 0,-4 6 0,4-3 0,1 1 0,3 3 0,2 1 0,0-3 0,0 8 0,0-16 0,0 7 0,0-6 0,0 0 0,0 2 0,0 3 0,0-4 0,2 4 0,1-8 0,2 0 0,13 24 0,-10-27 0,8 20 0,-14-29 0,-2 4 0</inkml:trace>
  <inkml:trace contextRef="#ctx0" brushRef="#br0" timeOffset="4405">812 123 24575,'7'-3'0,"7"4"0,-2 0 0,4 3 0,2-4 0,-6 0 0,4 2 0,-6 1 0,-2 0 0,3-1 0,-1-2 0,1 0 0,-6 0 0,0 0 0</inkml:trace>
  <inkml:trace contextRef="#ctx0" brushRef="#br0" timeOffset="5811">909 26 24575,'-3'19'0,"0"-2"0,3-4 0,0-1 0,-2 2 0,1-4 0,-1-2 0,2-3 0,0 5 0,0-4 0,0 2 0,0-3 0,0 5 0,0-4 0,0 6 0,0-6 0,0 43 0,5-31 0,21 26 0,-12-39 0,16-5 0,-24 0 0,2 0 0,-3-2 0,0-4 0,-2 3 0,-1-2 0</inkml:trace>
  <inkml:trace contextRef="#ctx0" brushRef="#br0" timeOffset="7316">1085 15 24575,'5'5'0,"1"-2"0,-4 1 0,3 4 0,-4-2 0,3 6 0,-1-6 0,0 2 0,-1 5 0,-2-6 0,0 34 0,0-27 0,0 20 0,0-22 0,0-3 0,0 1 0,0-2 0,-2-1 0,1 6 0,-3-1 0,5 0 0,-2-6 0,3-4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0:33:17.09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151 1 24575,'-11'0'0,"1"0"0,2 0 0,2 0 0,-1 2 0,1 1 0,1 0 0,-1 9 0,0-7 0,0 6 0,1-4 0,2-4 0,-2 9 0,4-5 0,-3 3 0,1-3 0,0-1 0,-3 12 0,5-11 0,-6 17 0,6-15 0,-2 7 0,3-3 0,0-4 0,0 3 0,0-2 0,0-1 0,0 13 0,0-13 0,0 16 0,0-7 0,-3-5 0,3 2 0,-2-12 0,2-5 0,0-2 0</inkml:trace>
  <inkml:trace contextRef="#ctx0" brushRef="#br0" timeOffset="794">1 209 24575,'7'0'0,"-1"0"0,4 0 0,-2 0 0,2 0 0,1-2 0,-3 1 0,2-4 0,12 0 0,-11 2 0,8-2 0,-16 5 0</inkml:trace>
  <inkml:trace contextRef="#ctx0" brushRef="#br0" timeOffset="1831">321 56 24575,'-6'2'0,"-1"1"0,1 2 0,-4 2 0,4-1 0,-2 4 0,-1 6 0,3-4 0,-6 15 0,5-9 0,-2-1 0,5 1 0,-4 12 0,6 7 0,-4-3 0,6-8 0,0-13 0,0-6 0,0 5 0,5-7 0,20 4 0,-4-6 0,13 3 0,-18-8 0,-3-4 0,-7 0 0,1-1 0,-7 4 0,3 0 0</inkml:trace>
  <inkml:trace contextRef="#ctx0" brushRef="#br0" timeOffset="2427">431 207 24575,'9'0'0,"0"0"0,20 0 0,-10 0 0,7 0 0,-1 0 0,-16 0 0,11 0 0,-14 0 0,1 0 0,-2 0 0,-2 0 0,-1 0 0</inkml:trace>
  <inkml:trace contextRef="#ctx0" brushRef="#br0" timeOffset="3429">552 95 24575,'-8'40'0,"3"-5"0,2-27 0,3 2 0,-6 6 0,5-6 0,-7 7 0,7-2 0,-4 1 0,5 13 0,0-15 0,0 6 0,0-15 0,0 0 0,0 0 0,0 1 0,2 1 0,1-1 0,3 1 0,3-4 0,-2 0 0,19-3 0,-15-5 0,11 1 0,-16-1 0,-4 3 0</inkml:trace>
  <inkml:trace contextRef="#ctx0" brushRef="#br0" timeOffset="4566">803 34 24575,'2'8'0,"-1"-3"0,3 5 0,-1 1 0,2 0 0,1-1 0,0 8 0,-1-8 0,6 10 0,-7-11 0,6 1 0,2 30 0,-7-5 0,6 12 0,-11-4 0,-2-30 0,-1 8 0,-2-14 0,-5 3 0,3-3 0,-5 0 0,8-2 0,-8 0 0,8 1 0,-8 4 0,6-5 0,1 3 0,0-3 0,2-2 0,0-1 0,1-2 0</inkml:trace>
  <inkml:trace contextRef="#ctx0" brushRef="#br0" timeOffset="6030">1171 204 24575,'2'3'0,"1"-1"0,5-2 0,0 0 0,2 0 0,-1 0 0,0 0 0,19 0 0,-15 0 0,14 2 0,-24-1 0,-1 1 0</inkml:trace>
  <inkml:trace contextRef="#ctx0" brushRef="#br0" timeOffset="7028">1208 356 24575,'8'3'0,"9"-1"0,-4-4 0,4 1 0,-9-1 0,-1 2 0,-1 0 0,22 0 0,-19 0 0,14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0:45:49.86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32 56 24575,'0'21'0,"0"5"0,0-9 0,0-1 0,0 1 0,0-11 0,0 2 0,0-3 0,-7 7 0,5-3 0,-5 4 0,7-5 0,0-1 0,0-6 0,0-6 0,0-10 0,0-4 0,-4-3 0,3 8 0,-5-18 0,5 20 0,-3-17 0,4 23 0,0-12 0,0 11 0,0-6 0,0 7 0,0 1 0,0 0 0,13-2 0,-8 4 0,15 0 0,-5 3 0,-4 0 0,32 0 0,-28 0 0,20 0 0,-27 0 0,-1 0 0,-1 2 0,1 1 0,9 9 0,-7 3 0,6 6 0,-8-7 0,-4-1 0,-1-8 0,3 0 0,-4 3 0,3 0 0,-1 4 0,-3-3 0,3 3 0,-3-4 0,0 0 0,-3 2 0,0-2 0,-2-2 0,-7 3 0,2-5 0,-5 3 0,4-4 0,-1 0 0,-5 0 0,-3-2 0,0 2 0,6-3 0,-9 0 0,12 3 0,-15 1 0,17-1 0,-5 0 0,9-3 0,2-2 0,1 1 0,2-1 0</inkml:trace>
  <inkml:trace contextRef="#ctx0" brushRef="#br0" timeOffset="1724">370 131 24575,'13'-3'0,"-4"3"0,3-5 0,-2 5 0,7-3 0,7 3 0,-5 0 0,1-2 0,-11-1 0,-2-2 0,-4-1 0,-1-1 0,-2 1 0,-2-2 0,-1 5 0,-2 1 0,-1-1 0,1 3 0,0-3 0,-5 3 0,3 0 0,-5 0 0,6 0 0,-4 5 0,-4 3 0,2 3 0,1-1 0,6-2 0,0-1 0,4-1 0,-6 4 0,6-4 0,-1 9 0,2-8 0,0 9 0,2-10 0,4 3 0,-1-3 0,3 2 0,-3-3 0,0-2 0,11 5 0,-8-7 0,7 5 0,-10-6 0,0 0 0,1 0 0,-1 2 0,0 1 0,3 2 0,-3 1 0,8 1 0,-7-3 0,4-2 0,-7-3 0,-1-1 0</inkml:trace>
  <inkml:trace contextRef="#ctx0" brushRef="#br0" timeOffset="3104">856 105 24575,'-7'0'0,"1"0"0,-4 0 0,4 0 0,-10 0 0,7 0 0,-5 0 0,6 2 0,5 1 0,-1 4 0,3 1 0,-4 3 0,2-3 0,0-1 0,-4 1 0,4 0 0,-3 3 0,4-1 0,2-2 0,5 0 0,1-3 0,4-2 0,0-1 0,-2-2 0,19 0 0,-16 0 0,16 0 0,-22 0 0,1 0 0,-4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0:44:59.45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1 647 24575,'4'6'0,"0"-3"0,3-1 0,1-2 0,-2 0 0,3 0 0,-3 0 0,10 0 0,3 0 0,28 0 0,-9 0 0,9 0 0,4 0 0,10 0 0,-12 0 0,-3 0 0,-38 0 0,0 0 0,5 0 0,38 0 0,-28 0 0,36 0 0,-50 0 0,8 0 0,-3 0 0,5 2 0,0-1 0,-1 1 0,-10-2 0,-3 0 0,8 0 0,-6 0 0,6 0 0,-5 0 0,0 0 0,52 0 0,-8 0 0,8 3 0,-1-1 0,-9 0 0,8 3 0,-56-5 0</inkml:trace>
  <inkml:trace contextRef="#ctx0" brushRef="#br0" timeOffset="1113">1078 527 24575,'0'8'0,"0"-3"0,3 3 0,6 7 0,-4-7 0,9 12 0,3 1 0,-6-8 0,8 8 0,10 3 0,-20-11 0,18 10 0,-27-18 0,0 1 0,-5 3 0,-1 0 0,-4 2 0,1-4 0,-3-2 0,6 0 0,-17 8 0,-5 2 0,-40 27 0,29-19 0,-12 11 0,39-26 0,7-5 0,-2-1 0</inkml:trace>
  <inkml:trace contextRef="#ctx0" brushRef="#br0" timeOffset="3015">34 79 24575,'0'8'0,"0"2"0,2-1 0,-1 1 0,1 0 0,2 6 0,-4-1 0,6 5 0,-5-11 0,1 1 0,-2-5 0,0 0 0,2 1 0,1-4 0,0-2 0,0-3 0,-3-7 0,2-1 0,1 0 0,0 1 0,-1 3 0,0 1 0,1-4 0,0 4 0,2-2 0,0-2 0,1 4 0,4-4 0,-5 7 0,3 0 0,-1 3 0,7 4 0,0-4 0,13 4 0,-14-4 0,9 0 0,-7 3 0,-4-2 0,7 2 0,-12-3 0,2 0 0,-6 0 0</inkml:trace>
  <inkml:trace contextRef="#ctx0" brushRef="#br0" timeOffset="4412">456 1 23843,'3'7'0,"-1"-3"363,-8 8-363,3-6 122,-15 17-122,11-13 61,-9 11-61,11-13 186,2 0-186,0 0 0,1 21 0,2-11 0,0 18 0,0-21 0,0 0 0,0-9 0,2 1 0,3 1 0,1-2 0,8 11 0,-7-11 0,7 9 0,-5-13 0,-1 1 0,-1 2 0,-2-4 0,1 3 0,-1-3 0,0 1 0,-2-4 0,2-1 0,-5 0 0,2 0 0</inkml:trace>
  <inkml:trace contextRef="#ctx0" brushRef="#br0" timeOffset="5197">616 137 24575,'13'0'0,"25"0"0,18 0 0,-11-3 0,-2 3 0,-37-3 0,-1 3 0,-3 0 0</inkml:trace>
  <inkml:trace contextRef="#ctx0" brushRef="#br0" timeOffset="6242">771 56 24575,'-19'20'0,"6"-1"0,8-14 0,5 5 0,-2-2 0,1 0 0,-1 5 0,0-5 0,1 13 0,-1-11 0,2 16 0,0-19 0,0 9 0,0-6 0,0-4 0,0 6 0,0-6 0,3 9 0,0-3 0,4 2 0,-5-4 0,3-4 0,-2-4 0,4 1 0,-1-3 0,2-3 0,-3-2 0,-2 2 0,-1-2 0</inkml:trace>
  <inkml:trace contextRef="#ctx0" brushRef="#br0" timeOffset="7694">954 43 24575,'5'12'0,"1"-5"0,-1 5 0,5-5 0,-9-1 0,6 6 0,-7-5 0,3 5 0,-1-4 0,1 0 0,0 18 0,-1-14 0,-2 13 0,0-16 0,0-1 0,0 1 0,-2-2 0,-1-2 0,0-2 0,0 0 0</inkml:trace>
  <inkml:trace contextRef="#ctx0" brushRef="#br0" timeOffset="12220">1765 464 24575,'-7'0'0,"1"0"0,-2 0 0,3 0 0,-3 0 0,-5 4 0,3-3 0,-6 7 0,10-5 0,-6 9 0,3-3 0,-12 8 0,-3 6 0,5-9 0,-2 6 0,15-14 0,1 2 0,0 4 0,2-3 0,0 4 0,-6 5 0,7-8 0,-5 8 0,7 6 0,0-9 0,0 11 0,0-10 0,0 4 0,0-2 0,2 5 0,4-11 0,2 3 0,-2-7 0,3 2 0,-6-5 0,5 1 0,-1-2 0,1-1 0,11 0 0,-9-1 0,13 2 0,-11-3 0,5 4 0,3-4 0,-10 3 0,6-3 0,-6 1 0,-4-2 0,4 3 0,-5-3 0,0 3 0,3 1 0,0-3 0,2 4 0,3-5 0,-4 0 0,0 0 0,-3 0 0,1 0 0,-1-2 0,4-6 0,-2-1 0,-2-1 0,1 2 0,-2 3 0,-2-1 0,2 1 0,-3-3 0,-1 3 0,4-8 0,-3 7 0,1-4 0,0 0 0,-3 1 0,0-4 0,0 5 0,0-2 0,0 2 0,3-8 0,-2 4 0,9-10 0,-8 12 0,5-8 0,-7 12 0,0-9 0,0 9 0,0-4 0,0 2 0,0 2 0,0-4 0,-6-6 0,4 6 0,-8-8 0,6 12 0,-6-4 0,4 6 0,-4-5 0,5 5 0,-3-3 0,0 1 0,2 1 0,-4-3 0,4 5 0,-1-2 0,1 5 0,-1 0 0,1 0 0,-2 0 0,3 0 0,2 0 0,1 0 0</inkml:trace>
  <inkml:trace contextRef="#ctx0" brushRef="#br0" timeOffset="14197">1599 568 24575,'10'8'0,"-2"-2"0,2 1 0,0 6 0,4-1 0,-3 2 0,1-4 0,-6-5 0,3 1 0,-3-4 0,6 5 0,-5-3 0,3 3 0,11 12 0,-12-10 0,15 13 0,-18-17 0,1 1 0,1-4 0,0 0 0,0 1 0,0 0 0,-3-1 0,0-2 0,0 3 0,0-3 0,1 5 0,-1-5 0,-2 0 0,-1 0 0,-2-3 0</inkml:trace>
  <inkml:trace contextRef="#ctx0" brushRef="#br0" timeOffset="15422">1865 600 24575,'-8'6'0,"0"3"0,3-5 0,2 8 0,1-6 0,2 4 0,0 6 0,-5-6 0,-1 10 0,-9 1 0,5-11 0,-4 11 0,3-9 0,3 0 0,0 1 0,1-8 0,4 0 0,-5 3 0,-7 11 0,7-8 0,-4 8 0,7-13 0,-2 1 0,3-6 0,-4 3 0,8-6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0:44:19.79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1 789 24575,'7'0'0,"7"0"0,-2 0 0,1 0 0,-5 0 0,7 0 0,12 0 0,57 0 0,-24 0 0,33 0 0,-34 0 0,-25 0 0,31 0 0,-42 0 0,16 0 0,-16 0 0,-12 0 0,9 0 0,-14 0 0,4 0 0,5 0 0,-7 0 0,10 0 0,-5 0 0,9 0 0,-3 0 0,52 0 0,-20 0 0,14 0 0,-29 0 0,-31 0 0,-2 0 0,0 0 0</inkml:trace>
  <inkml:trace contextRef="#ctx0" brushRef="#br0" timeOffset="1282">834 628 24575,'6'8'0,"1"2"0,7 3 0,-2 0 0,1-2 0,-5-4 0,-1 1 0,-1-2 0,2 1 0,15 5 0,-13-5 0,14 3 0,-19-5 0,0-2 0,-2 6 0,0-2 0,-3 5 0,0-6 0,0 4 0,-7 0 0,0 1 0,-3-1 0,-16 6 0,14-9 0,-23 11 0,17-11 0,-1 5 0,7-10 0,7 3 0,5-8 0</inkml:trace>
  <inkml:trace contextRef="#ctx0" brushRef="#br0" timeOffset="3350">138 141 24575,'-5'0'0,"0"0"0,-3 0 0,0 0 0,-21 0 0,14 5 0,-16 0 0,24 3 0,0 2 0,7-2 0,5 0 0,1 0 0,17-3 0,-4 2 0,44 6 0,-21 4 0,39 6 0,-49-10 0,5 5 0,-41-6 0,-8 6 0,-1-4 0,-17-2 0,14-5 0,-4-1 0,6-2 0,14-4 0,0 0 0</inkml:trace>
  <inkml:trace contextRef="#ctx0" brushRef="#br0" timeOffset="4182">453 321 24575,'3'2'0,"-1"3"0,-2 1 0,0 4 0,0 0 0,0-1 0,0 5 0,2-5 0,-1 4 0,1-5 0,1-1 0,-3-8 0,2-1 0,2-13 0,-3 10 0,2-5 0</inkml:trace>
  <inkml:trace contextRef="#ctx0" brushRef="#br0" timeOffset="4695">506 165 24575,'0'0'0</inkml:trace>
  <inkml:trace contextRef="#ctx0" brushRef="#br0" timeOffset="5745">727 9 24575,'-10'16'0,"4"-5"0,-2-1 0,1-3 0,4-1 0,-5 6 0,5-5 0,1 5 0,2-2 0,0 11 0,0 2 0,0-4 0,0-1 0,2-13 0,1 3 0,2-3 0,8 5 0,-6-2 0,16 12 0,-16-12 0,8 5 0,-8-10 0,-1 3 0,2-1 0,-1-2 0,-3-1 0,0-2 0</inkml:trace>
  <inkml:trace contextRef="#ctx0" brushRef="#br0" timeOffset="6296">889 184 24575,'16'-7'0,"23"-5"0,12 6 0,22-2 0,11 5 0,-28 3 0,-8-3 0,-35 3 0,-11 0 0</inkml:trace>
  <inkml:trace contextRef="#ctx0" brushRef="#br0" timeOffset="7523">1101 58 24575,'-5'2'0,"-5"9"0,6-1 0,-3 8 0,7-7 0,0-1 0,0 2 0,0-5 0,0 5 0,0-6 0,0 15 0,0-12 0,0 10 0,0-12 0,2-1 0,-1 2 0,1-3 0,0 0 0,6-2 0,-2-1 0,4 1 0,-5-3 0,5 7 0,-4-6 0,4 4 0,0-5 0,-3 0 0,2 0 0,-6 0 0,0 0 0</inkml:trace>
  <inkml:trace contextRef="#ctx0" brushRef="#br0" timeOffset="8763">1440 1 24575,'-5'2'0,"2"1"0,1 4 0,2-1 0,0 6 0,0-5 0,0 3 0,0-3 0,2 1 0,2 10 0,-1-7 0,5 9 0,-5-12 0,3 3 0,-2 1 0,-3-6 0,1 14 0,-18 20 0,10-16 0,-11 14 0,12-33 0,0 0 0,-15 14 0,6-8 0,-5 9 0,9-10 0,6-5 0,-1 3 0,5-5 0,0-1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0:44:04.91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6 274 24575,'0'7'0,"0"6"0,-2 53 0,1-37 0,-1 33 0,2-54 0,0-3 0,2 3 0,-1-2 0,6 1 0,-2 1 0,4-5 0,-2 2 0,-2-5 0,3 0 0,-2 0 0,1 0 0,1 0 0,-3 0 0,8 2 0,-7-1 0,1 1 0,-4-2 0</inkml:trace>
  <inkml:trace contextRef="#ctx0" brushRef="#br0" timeOffset="1767">48 1 24575,'-9'0'0,"2"3"0,4 2 0,-4 5 0,3-4 0,-3 2 0,4-3 0,-2 2 0,4-6 0,1 1 0,8-10 0,-2 3 0,4-3 0,-5 5 0,-2-2 0,2 2 0,-5 0 0,3 1 0</inkml:trace>
  <inkml:trace contextRef="#ctx0" brushRef="#br0" timeOffset="2945">402 316 24575,'16'0'0,"-6"0"0,8 0 0,-5 0 0,3 0 0,26 0 0,-14 0 0,38 0 0,-15 0 0,23 0 0,-26 0 0,-9 0 0,-24 0 0,6 0 0,-11 0 0,4 0 0</inkml:trace>
  <inkml:trace contextRef="#ctx0" brushRef="#br0" timeOffset="4705">786 148 24575,'0'8'0,"0"-3"0,3 11 0,0-11 0,6 9 0,-4-10 0,3 3 0,-3-1 0,3 1 0,-5-1 0,6 6 0,21 18 0,-16-15 0,18 13 0,-27-22 0,-2-1 0,2 0 0,-15 4 0,8-3 0,-16 10 0,9-6 0,-4 6 0,3-6 0,2-2 0,-10 7 0,12-9 0,-9 9 0,15-7 0,-5 0 0,2 2 0,0-4 0,1 1 0,-1-2 0,0 3 0,3-5 0,-2 2 0,4-5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0:47:06.49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 1 24575,'-3'0'0,"-2"2"0,5 4 0,-3 4 0,3-4 0,0 1 0,0 1 0,0-2 0,0 3 0,0 5 0,0-4 0,0 7 0,0-2 0,0-1 0,0 2 0,0-8 0,0 2 0,0-5 0,0 5 0,0-4 0,3 2 0,-3-1 0,2-1 0,-2 12 0,0-11 0,3 11 0,-3-10 0,3 3 0,-3-3 0,0-1 0,0 1 0,0-2 0,0 1 0,0-2 0,0 5 0,0-3 0,0 5 0,0-6 0,0 1 0,-3-2 0,3 1 0,-3 1 0,3-1 0,0 1 0,0 1 0,0-2 0,0 1 0,0-2 0,0-2 0,0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0:47:00.53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24575,'3'2'0,"-1"1"0,-2 13 0,0-8 0,0 7 0,0-5 0,0-4 0,2 9 0,-1-9 0,1 6 0,-2-4 0,0 0 0,0 2 0,0 4 0,3-5 0,-3 4 0,2-7 0,-2-1 0,0 8 0,3-6 0,-3 6 0,3-5 0,-3-2 0,0 3 0,2 0 0,-1-1 0,1 4 0,-2-6 0,0 4 0,2-2 0,-1-3 0,1 3 0,-2-3 0,0 0 0,0 3 0,0 0 0,0 0 0,2 0 0,-1-3 0,1-5 0,-2-3 0,0-3 0,0 1 0,0 3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0:46:47.57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195 183 24575,'-17'0'0,"-8"3"0,17 0 0,-7 4 0,-1-1 0,4 2 0,-5-4 0,5 3 0,6-4 0,-7 2 0,7 0 0,-6 3 0,6-2 0,0 1 0,-3 3 0,5-4 0,-6 2 0,11-1 0,1-6 0,5 4 0,1-5 0,-3 0 0,3 2 0,-1-1 0,-1 1 0,2 0 0,-1 3 0,-1 1 0,4 4 0,-4-4 0,1 1 0,1-1 0,-2-3 0,3 1 0,-3-3 0,2 3 0,-3 2 0,-2-1 0,-1 3 0,-2-1 0,-2 9 0,-1-6 0,-3 4 0,-4-5 0,4-5 0,-6 8 0,6-6 0,-2 1 0,0-1 0,3-4 0,-3 1 0,0-3 0,2 0 0,1 0 0,3 0 0</inkml:trace>
  <inkml:trace contextRef="#ctx0" brushRef="#br0" timeOffset="1271">378 477 24575,'3'8'0,"-1"-3"0,-2 8 0,0-5 0,0 3 0,0 1 0,2-4 0,-1 3 0,1-4 0,-2-1 0,0 1 0,0-1 0,0-3 0,0-4 0</inkml:trace>
  <inkml:trace contextRef="#ctx0" brushRef="#br0" timeOffset="1800">382 342 24575,'0'0'0</inkml:trace>
  <inkml:trace contextRef="#ctx0" brushRef="#br0" timeOffset="2991">600 233 24575,'3'5'0,"-4"5"0,-1-6 0,-8 16 0,3-13 0,0 14 0,4-12 0,1 3 0,2-4 0,-3 0 0,3 2 0,0-4 0,0 1 0,0 15 0,0-11 0,0 11 0,2-12 0,-1-4 0,4 4 0,-2-2 0,2 2 0,0 1 0,0-3 0,3 4 0,0-8 0,0 3 0,-1-7 0,-4 0 0,0 0 0</inkml:trace>
  <inkml:trace contextRef="#ctx0" brushRef="#br0" timeOffset="3899">790 390 24575,'12'0'0,"3"0"0,2 0 0,26 0 0,-26 0 0,18 0 0,-30 0 0,-2 0 0</inkml:trace>
  <inkml:trace contextRef="#ctx0" brushRef="#br0" timeOffset="5097">878 301 24575,'-10'10'0,"4"3"0,1-4 0,5 3 0,0-4 0,0 5 0,0-2 0,0 1 0,0-4 0,0 5 0,0-7 0,0 4 0,0-3 0,0-1 0,0 4 0,2-4 0,4 4 0,-1-5 0,3 1 0,9-4 0,-9-2 0,11 0 0,-13 0 0,1 0 0,-1 0 0,-4-2 0,1 1 0,-3-1 0</inkml:trace>
  <inkml:trace contextRef="#ctx0" brushRef="#br0" timeOffset="7378">1149 217 24575,'4'8'0,"0"-2"0,3 4 0,-1-5 0,1 5 0,-3-4 0,3 2 0,-4 5 0,3-6 0,0 6 0,-3-6 0,-1 2 0,3 1 0,-4-2 0,4 0 0,-5 5 0,0-6 0,0 22 0,0-20 0,0 15 0,-2-18 0,-1 2 0,-3 1 0,1-2 0,2 3 0,1-5 0,2 2 0,0-1 0,0-5 0,2-7 0,-1-5 0,11-5 0,-9 10 0,7-1 0</inkml:trace>
  <inkml:trace contextRef="#ctx0" brushRef="#br0" timeOffset="8367">1369 257 24575,'0'7'0,"0"9"0,0 4 0,0-3 0,0 0 0,0-11 0,0 2 0,0-1 0,3 7 0,-2-5 0,3 2 0,-4-9 0</inkml:trace>
  <inkml:trace contextRef="#ctx0" brushRef="#br0" timeOffset="9800">1529 1 24575,'0'13'0,"0"10"0,0-15 0,0 7 0,0-5 0,0-4 0,0 22 0,0-18 0,0 21 0,0-19 0,0 4 0,0 0 0,0-5 0,0 4 0,0-7 0,0 10 0,2 2 0,-1-4 0,4 43 0,-5-44 0,2 32 0,-2-42 0,3 0 0,0 3 0,0-2 0,-1 3 0,-2 7 0,0 2 0,0 41 0,0-17 0,0 14 0,0-35 0,3-25 0,-2-3 0,3-9 0,-4 13 0,0-2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0:46:43.36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35 24575,'0'10'0,"0"-4"0,0 9 0,0-9 0,0 6 0,0 4 0,0 2 0,0 12 0,0-6 0,0-4 0,2-5 0,-1-14 0,1 1 0,-2-7 0</inkml:trace>
  <inkml:trace contextRef="#ctx0" brushRef="#br0" timeOffset="1062">174 0 24575,'-4'18'0,"-6"8"0,8 1 0,-5 12 0,7 20 0,0-27 0,0 15 0,0-38 0,0 8 0,3 25 0,-6-28 0,2 24 0,-8-41 0,5-3 0,-1 0 0,5 4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0:46:40.10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42 24575,'3'3'0,"4"-1"0,0-2 0,15 0 0,-11 0 0,15 0 0,-10 0 0,-1 0 0,0 0 0,-10 0 0,8 0 0,-7 0 0,6 0 0,4 0 0,2 0 0,10 0 0,-10 0 0,0 0 0,-10 0 0,2 0 0,0 0 0,1 0 0,12 0 0,-4 0 0,8 0 0,-7 0 0,-6 0 0,27-4 0,-26 4 0,22-4 0,-27 2 0,-4 1 0,6-1 0,-6 2 0,7 0 0,-8 0 0,11 0 0,-2 0 0,9 0 0,43 0 0,-9 0 0,-3 0 0,-1 0 0,-1 0 0,-4 0 0,-38 0 0,-3 0 0,2 0 0,17 0 0,-12 0 0,18 0 0,-18 0 0,0 0 0,-4 0 0,3 0 0,-1 0 0,10 0 0,22 0 0,-15 0 0,12-3 0,-19 3 0,-3-3 0,-1 3 0,1 0 0,-4 0 0,-6 0 0,13 0 0,-6 0 0,25 0 0,-2 0 0,2 0 0,10 0 0,-1 0 0,-9 0 0,-4 0 0,-27 0 0,-3 0 0,-1 0 0,4 0 0,3 0 0,6 0 0,-2 0 0,2 0 0,-3 0 0,-7 0 0,17-6 0,-16 4 0,9-5 0,-4 4 0,-5 2 0,8-3 0,1 4 0,-4-2 0,1 1 0,-9-1 0,-4 2 0,-1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0:46:31.02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96 95 24575,'-12'0'0,"2"0"0,-3 0 0,3 0 0,0 4 0,-1 0 0,-2 3 0,5-2 0,2 3 0,4-2 0,2 6 0,0-6 0,0 4 0,0-2 0,0-3 0,2 5 0,1-4 0,5 2 0,0-3 0,0 0 0,-1-2 0,-1 2 0,-1-3 0,0 1 0,0 2 0,0 3 0,1-2 0,-3 8 0,-1-5 0,-2 1 0,0-2 0,0-3 0,0 0 0,-5 1 0,-1-1 0,-2-2 0,-4 4 0,5-6 0,-5 3 0,6-4 0,-2-2 0,5-1 0,1 0 0,2 1 0</inkml:trace>
  <inkml:trace contextRef="#ctx0" brushRef="#br0" timeOffset="951">340 300 24575,'3'4'0,"-1"0"0,-2 3 0,0 1 0,0 18 0,0-13 0,0 15 0,0-23 0,0 3 0,0-3 0,0-2 0,0-1 0</inkml:trace>
  <inkml:trace contextRef="#ctx0" brushRef="#br0" timeOffset="1550">376 192 24575,'3'0'0,"-1"0"0</inkml:trace>
  <inkml:trace contextRef="#ctx0" brushRef="#br0" timeOffset="2598">658 50 24575,'-6'5'0,"-1"0"0,7 3 0,-3 18 0,3-13 0,0 12 0,0 2 0,0-16 0,0 16 0,0-19 0,0-3 0,0 5 0,0-4 0,0 4 0,0 0 0,0-1 0,0 5 0,10 4 0,-6-3 0,8 3 0,-6-11 0,-1-1 0,0-4 0,0 3 0,0-2 0,1 0 0,-3-3 0,1-8 0,-3 4 0,1-3 0</inkml:trace>
  <inkml:trace contextRef="#ctx0" brushRef="#br0" timeOffset="3349">844 116 24575,'5'0'0,"0"0"0,1 0 0,3 0 0,17 0 0,63 0 0,-16 0 0,17 0 0,-56 0 0,-30 0 0</inkml:trace>
  <inkml:trace contextRef="#ctx0" brushRef="#br0" timeOffset="4204">1064 41 24575,'0'10'0,"0"5"0,-4 7 0,3 1 0,-2-5 0,3 13 0,0-22 0,0 25 0,0-26 0,0 7 0,0-7 0,0-3 0,2 26 0,1-20 0,7 15 0,-4-24 0,4-2 0,3 0 0,-6-2 0,7-1 0,0-14 0,-9 11 0,7-8 0</inkml:trace>
  <inkml:trace contextRef="#ctx0" brushRef="#br0" timeOffset="5499">1349 0 24575,'24'15'0,"3"0"0,-10-1 0,1-3 0,-3 4 0,-10-7 0,6 5 0,-8-6 0,6 11 0,-9-9 0,0 14 0,0-5 0,-3 2 0,-2-3 0,-1-8 0,-1 2 0,1-4 0,1 1 0,2-3 0,1 5 0,2-4 0,0 4 0,0-4 0,-3 1 0,0-4 0,0-1 0,1-2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0:46:17.76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286 0 24575,'-8'0'0,"-5"2"0,-9-1 0,-1 5 0,-7-5 0,-5 7 0,-5-1 0,8 4 0,7-4 0,18 5 0,-1 28 0,4-13 0,0 27 0,4-38 0,0 7 0,0-3 0,0-2 0,0 11 0,0-17 0,0 4 0,0 2 0,8 62 0,-3-44 0,4 45 0,-6-71 0,3 6 0,-1 4 0,3-4 0,-4 9 0,-4-15 0,0 11 0,3-4 0,-2-6 0,2 15 0,-3-18 0,0 5 0,0-30 0,0 7 0,0-10 0,0 17 0</inkml:trace>
  <inkml:trace contextRef="#ctx0" brushRef="#br0" timeOffset="692">0 526 24575,'5'-3'0,"11"-6"0,-9 8 0,11-7 0,-4 4 0,-5-2 0,4-3 0,-7 4 0,-1-1 0,26-1 0,-16 6 0,17-4 0,-27 5 0,-3 0 0</inkml:trace>
  <inkml:trace contextRef="#ctx0" brushRef="#br0" timeOffset="2686">347 434 24575,'5'5'0,"17"19"0,-12-6 0,15 20 0,-17-14 0,2 4 0,-1-8 0,-4-6 0,2-2 0,-2-6 0,1-1 0,3-3 0,-3-2 0,14 0 0,-3-3 0,7 0 0,-10-4 0,-4 0 0,-7 1 0,-1-4 0,3 1 0,-4-1 0,4 2 0,-5-2 0,0 1 0,0-4 0,0 5 0,0-5 0,0 7 0,0-1 0,0 1 0,2 6 0,-1 0 0,1 18 0,-2-10 0,2 15 0,2-7 0,-1 7 0,3-3 0,-3-2 0,0-9 0,1-4 0,-1 2 0,3-2 0,3 8 0,-2-4 0,3 1 0,-5-7 0,0-3 0,-2-1 0,-1-1 0</inkml:trace>
  <inkml:trace contextRef="#ctx0" brushRef="#br0" timeOffset="5735">835 532 24575,'6'12'0,"-3"-6"0,3 14 0,-5-12 0,4 11 0,-1 0 0,8 23 0,-6-12 0,1 6 0,-7-4 0,0-20 0,0 11 0,3-18 0,-3-4 0,3-10 0,-3 2 0,0-14 0,3 1 0,-2 1 0,2-2 0,-3 13 0,0 1 0,0-1 0,3 0 0,-3-1 0,6-11 0,-5 12 0,9-20 0,-6 20 0,3-8 0,-4 11 0,-1-3 0,1 2 0,2-1 0,0 4 0,3 0 0,-2 3 0,1 0 0,-2 0 0,1 0 0,-1 0 0,0 0 0,-2 7 0,1-3 0,-3 6 0,5 3 0,-5 5 0,2 0 0,-3 8 0,0-8 0,0-1 0,0-1 0,0-3 0,0-1 0,0 2 0,2-4 0,1-5 0,2 3 0,1-3 0,-3 0 0,1 3 0,-1 0 0,2 0 0,0 2 0,1-4 0,-1 1 0,0 1 0,0-2 0,-2-3 0,2-4 0,-2-7 0,10-2 0,-8 3 0,5 1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0:46:11.14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24575,'0'17'0,"4"9"0,2 15 0,2-6 0,-2 4 0,-2-20 0,-2 12 0,-1-18 0,1 13 0,-2-6 0,0 9 0,4-10 0,5-16 0,2-14 0,13-22 0,-11 18 0,7-2 0,-13 14 0,1 3 0,-2 0 0,1 0 0,5 0 0,-5 0 0,6 0 0,-8 0 0,0 0 0,2 0 0,-1 3 0,2 0 0,-2 12 0,0-7 0,-2 12 0,0-16 0,-3 5 0,1-1 0,-2-2 0,0 14 0,0-12 0,0 7 0,0-10 0,-2 3 0,-4 0 0,0-2 0,-6 1 0,6-4 0,-4 0 0,4-1 0,1-2 0,-3 0 0,2 0 0,6-2 0,1 1-1696,20-18 0,-14 15 0,9-12 0</inkml:trace>
  <inkml:trace contextRef="#ctx0" brushRef="#br0" timeOffset="1467">713 195 24575,'-8'0'0,"2"0"0,-22 31 0,19-21 0,-14 24 0,23-29 0,0 2 0,0 4 0,0-2 0,7 0 0,-3-6 0,8 0 0,-6-1 0,2 1 0,-3 0 0,0-3 0,-2-3 0,4-3 0,-6-4 0,4 4 0,-1-6 0,-3 6 0,6-7 0,-4 7 0,3-2 0,9 15 0,-7 0 0,23 26 0,-21-20 0,16 18 0,-20-22 0,4 1 0,-5-3 0,-2-6 0,-3-4 0,-1 0 0,-1-2 0</inkml:trace>
  <inkml:trace contextRef="#ctx0" brushRef="#br0" timeOffset="2605">1033 175 24575,'-5'8'0,"-10"19"0,7-12 0,-4 11 0,10-16 0,2-4 0,0 1 0,2 1 0,1-2 0,2-1 0,0 0 0,12 9 0,-9-6 0,14 11 0,-15-5 0,1-5 0,-5 7 0,-3-10 0,0 1 0,0 1 0,0-2 0,0 1 0,-2-4 0,-3-1 0,-1-2 0,-2 0 0,3 0 0,-3 0 0,5 0 0,-2 0 0</inkml:trace>
  <inkml:trace contextRef="#ctx0" brushRef="#br0" timeOffset="3432">1217 258 24575,'3'3'0,"0"2"0,-3 3 0,0 0 0,0 6 0,0-7 0,0 8 0,2-5 0,-1-1 0,5 1 0,-2 2 0,1 7 0,-3-1 0,-2 5 0,0-21 0,0-1-1696,0-17 0,0 8 0,0-2 0</inkml:trace>
  <inkml:trace contextRef="#ctx0" brushRef="#br0" timeOffset="3751">1259 97 24575,'0'0'0</inkml:trace>
  <inkml:trace contextRef="#ctx0" brushRef="#br0" timeOffset="5282">1583 241 24575,'-8'-3'0,"0"0"0,0 10 0,3 0 0,-3 3 0,5 0 0,1-2 0,2 0 0,4 0 0,8-2 0,-1 0 0,3 0 0,-6-1 0,-1 3 0,2 15 0,-3-12 0,0 14 0,-6-17 0,2 3 0,-1-3 0,1-1 0,-6 1 0,-5 0 0,0-2 0,-3-6 0,9-2 0,-2-2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0:46:08.01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0 102 24575,'7'10'0,"37"18"0,-24-12 0,24 11 0,-34-24 0,-1 2 0,14-5 0,7 2 0,12-2 0,51 0 0,-11 0 0,5 0 0,4 0 0,-33 0 0,-2 0 0,5 0 0,-6 0 0,-5 0 0,-37 3 0,-4-3 0,30 3 0,4-3 0,8 0 0,4 0 0,28 0 0,-2 0 0,-44 0 0,-29-5 0,-6 1 0,-2-3 0,-2 1 0,1 3 0,-1 1 0</inkml:trace>
  <inkml:trace contextRef="#ctx0" brushRef="#br0" timeOffset="1058">1115 0 24575,'10'16'0,"-1"-8"0,1 7 0,0-7 0,-2 0 0,16 14 0,-4-7 0,16 12 0,-18-13 0,0-1 0,-8-6 0,-2-2 0,3 1 0,-3-1 0,-1-2 0,-1-1 0,-1 0 0,-2 3 0,-19 43 0,6-23 0,-14 27 0,18-39 0,1-6 0,8-4 0,-3-1 0,3-2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0:45:54.38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36 1 24575,'0'9'0,"0"6"0,0 7 0,0-7 0,0 19 0,0-24 0,0 21 0,0-14 0,2 1 0,2 8 0,2-16 0,-2 6 0,-2-11 0,0 0 0,-1-4 0,1-4 0,-2-1 0,0 0 0</inkml:trace>
  <inkml:trace contextRef="#ctx0" brushRef="#br0" timeOffset="1411">1 41 24575,'18'4'0,"-10"-3"0,39 2 0,-15-3 0,27 0 0,34 0 0,-45 0 0,33 0 0,-65 0 0,2 2 0,5 15 0,-9-6 0,7 8 0,-15-11 0,-3 4 0,3-3 0,-4 6 0,1-6 0,-3 3 0,0 2 0,-3 9 0,0-9 0,-4 2 0,-9-12 0,-2 6 0,0-5 0,-5 6 0,15-11 0,-12 4 0,13-4 0,-8 4 0,9-2 0,-4 2 0,-8-4 0,-10 6 0,-7-5 0,-1 8 0,14-8 0,6 2 0,8-3 0,0 0 0,3 2 0,-13-1 0,-3 3 0,0-3 0,1 4 0,14-5 0,1 3 0,2-3 0</inkml:trace>
  <inkml:trace contextRef="#ctx0" brushRef="#br0" timeOffset="3861">619 250 24575,'9'-6'0,"0"-1"0,-3 6 0,2-1 0,13-15 0,-12 11 0,11-14 0,-15 7 0,-4 4 0,2-8 0,-3 2 0,0 6 0,0-6 0,0 9 0,0-2 0,0 3 0,0 0 0,0-1 0,0 1 0,-2 2 0,-3 1 0,-1 2 0,-2 0 0,1 0 0,1 0 0,-2 0 0,0 0 0,2 4 0,1 2 0,3 2 0,-3 2 0,2-2 0,-5 3 0,5-3 0,1-1 0,2 3 0,0-4 0,0 7 0,0-5 0,0 0 0,0 2 0,0-2 0,0 0 0,0-1 0,0 1 0,0-2 0,2 4 0,-2-5 0,3 3 0,-3-3 0,4 3 0,0-3 0,8 3 0,-6-3 0,4-2 0,3 6 0,-5-7 0,7 7 0,-9-8 0,1 1 0,3 0 0,-4-1 0,4-1 0,-4-3 0,-1-2 0,0-1 0,0 3 0,0-1 0,1 3 0,-1-1 0,-2 2 0,-1 0 0</inkml:trace>
  <inkml:trace contextRef="#ctx0" brushRef="#br0" timeOffset="5448">938 81 24575,'0'15'0,"2"11"0,1-18 0,2 10 0,1-10 0,-3-3 0,2 13 0,-2-10 0,1 10 0,-1-13 0,-1 3 0,-1-3 0,10 19 0,-6-14 0,5 13 0,-3-15 0,-4-2 0,5 1 0,-1 1 0,-1-2 0,1-1 0,1-5 0,-2-3 0,6-3 0,-6 1 0,6-2 0,4-3 0,-3 2 0,3-6 0,-11 8 0,0-7 0,-1 0 0,6 1 0,-3-4 0,17-7 0,-15 12 0,12-10 0,-17 15 0,0 1 0,-4 2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0:45:42.26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60 24575,'25'0'0,"-3"-3"0,-9 3 0,3-3 0,15 3 0,28-6 0,-24 4 0,13-5 0,-42 7 0,2-2 0,5-2 0,-6 1 0,24-1 0,-19 2 0,14 1 0,-15-1 0,5-1 0,-7 2 0,7-3 0,-11 4 0,11 0 0,1 0 0,7 0 0,-5 0 0,0 0 0,-11-2 0,12 1 0,-5-1 0,2 2 0,-4 0 0,2-3 0,-5 2 0,6-3 0,-1 4 0,5 0 0,-1 0 0,4 0 0,-15 0 0,2 5 0,-7-2 0,-1 13 0,-2-7 0,0 23 0,0-17 0,0 26 0,0-28 0,0 22 0,6-7 0,0 14 0,1 17 0,-1-25 0,2 31 0,1-20 0,8 28 0,-9-19 0,-1 0 0,7 17 0,-10-11 0,0-5 0,3-18 0,-6 12 0,1-39 0,0-2 0,-1 2 0,1-4 0,-2 1 0,0 3 0,3-3 0,-3 7 0,5-8 0,-5 4 0,7-2 0,-3 0 0,1 2 0,-3 6 0,-2-6 0,0 3 0,0-8 0,-2-2 0,-6-3 0,-6-4 0,-10-3 0,-1 0 0,3 2 0,-4 2 0,7 3 0,-25 0 0,25 0 0,-12 0 0,22 0 0,1 0 0,-2 0 0,2 0 0,-3 0 0,1 0 0,-28 0 0,-8 0 0,-37 6 0,37-4 0,-1 5 0,42-7 0,-8 0 0,5 0 0,-23 0 0,2 5 0,1-4 0,3 0 0,22-15 0,-2 4 0,2-15 0,1 18 0,-4-18 0,5 15 0,-3-9 0,4 6 0,0 4 0,-2 2 0,-1-3 0,0 6 0,1-6 0,2 5 0,-3-3 0,3 2 0,-5-1 0,5-1 0,-5 2 0,4-1 0,-1 1 0,0-1 0,1 3 0,-1-1 0</inkml:trace>
  <inkml:trace contextRef="#ctx0" brushRef="#br0" timeOffset="1858">424 358 24575,'-5'-3'0,"2"1"0,-7 2 0,4 0 0,-2 0 0,0 0 0,-2 5 0,3-2 0,-11 15 0,13-10 0,-8 7 0,9-7 0,1-3 0,0 3 0,0 21 0,6-15 0,0 13 0,5-9 0,-4-13 0,6 13 0,-9-13 0,6 3 0,-1 2 0,-3-4 0,6 9 0,-2 18 0,4-11 0,-4 11 0,0-20 0,-7-8 0,5 8 0,-4-5 0,1 3 0,0-2 0,-1-3 0,1 2 0,-2-3 0,0 3 0,0-3 0,0 3 0,0-3 0,0 0 0,-2 1 0,-1-4 0,-10 4 0,-7 3 0,1-1 0,-2 5 0,13-10 0,0 2 0,5-7 0,1 1 0,2-1 0</inkml:trace>
  <inkml:trace contextRef="#ctx0" brushRef="#br0" timeOffset="3094">974 321 24575,'6'3'0,"7"-1"0,2-2 0,24 0 0,-1 0 0,11 0 0,-21 0 0,-5 0 0,25-7 0,-28 3 0,28-3 0,-41 0 0,-4 3 0,0-14 0,-3 10 0,0-7 0,0 12 0,0 1 0</inkml:trace>
  <inkml:trace contextRef="#ctx0" brushRef="#br0" timeOffset="5423">1237 89 24575,'5'0'0,"0"5"0,0 0 0,-2 4 0,9 8 0,11 12 0,-4-6 0,5 3 0,-17-16 0,-1-4 0,-1 2 0,0-3 0,11 7 0,-9-8 0,13 10 0,-13-10 0,3 3 0,-5-4 0,0 2 0,0-2 0,-4 2 0,0 0 0,-5 0 0,-2 5 0,1-4 0,-10 15 0,7-6 0,-5 3 0,-2 7 0,10-17 0,-14 20 0,18-20 0,-6 8 0,7-7 0,0-5 0,0 3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0:45:39.21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24575,'0'20'0,"0"-1"0,0-1 0,3 0 0,1 12 0,13 39 0,-2-23 0,2 2 0,-2 2 0,2 4 0,9 17 0,4 8 0,-5-13 0,1 7 0,5 15 0,-8-31 0,-40-142 0,15 60 0,-16-71 0,18 90 0,0 2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0:45:36.39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1 193 24575,'34'0'0,"31"0"0,24 0 0,-19 0 0,-12-3 0,-7 0 0,-25 2 0,42-5 0,-48 6 0,-9 0 0,12 0 0,-12-2 0,1 1 0,-3-6 0,-2 4 0,-2-5 0,-2 3 0,0 2 0,-3 1 0</inkml:trace>
  <inkml:trace contextRef="#ctx0" brushRef="#br0" timeOffset="1129">492 0 24575,'0'8'0,"3"0"0,2 0 0,1 0 0,6 5 0,-6-8 0,12 12 0,-9-11 0,5 4 0,-4 2 0,-5-8 0,11 10 0,-9-12 0,11 14 0,-14-11 0,3 7 0,-7-7 0,0 7 0,-5 0 0,-12 15 0,1-9 0,-2 2 0,6-8 0,11-6 0,-6 2 0,1-1 0,-13 13 0,5-7 0,-3 7 0,7-13 0,14-1 0,-8-3 0,9-1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0:45:28.99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217 11 24575,'-6'-3'0,"-1"1"0,1 2 0,-2-3 0,0 3 0,2-3 0,-1 3 0,1 0 0,-9 0 0,7 0 0,-10 3 0,12-3 0,-4 5 0,0 44 0,3-33 0,0 48 0,7-56 0,0 12 0,0-12 0,0 1 0,0 16 0,0-13 0,0 20 0,-5 59 0,3-60 0,-3 52 0</inkml:trace>
  <inkml:trace contextRef="#ctx0" brushRef="#br0" timeOffset="666">0 335 24575,'60'-2'0,"1"1"0,34 1 0,-83-3 0,-4 1 0,0 1 0,4-3 0,-7 3 0,1-1 0</inkml:trace>
  <inkml:trace contextRef="#ctx0" brushRef="#br0" timeOffset="1690">493 96 24575,'-5'53'0,"2"-4"0,3-42 0,-2 7 0,-4-5 0,3 6 0,-2-6 0,5 3 0,0-4 0,0 0 0,0 10 0,0-11 0,7 19 0,-2-10 0,5 1 0,7 3 0,-10-13 0,9 5 0,-6-5 0,-2-5 0,3-1 0,-6-6 0,-1-3 0,-3 5 0,1-2 0</inkml:trace>
  <inkml:trace contextRef="#ctx0" brushRef="#br0" timeOffset="2367">686 277 24575,'50'-4'0,"7"-5"0,3-1 0,17 0 0,-14-1 0,-5 0 0,-17 1 0,-16 4 0,-23 3 0</inkml:trace>
  <inkml:trace contextRef="#ctx0" brushRef="#br0" timeOffset="3646">981 21 24575,'1'11'0,"1"-1"0,-12 3 0,9-6 0,-9 11 0,6-4 0,1-2 0,-3 14 0,6-18 0,-3 12 0,3-14 0,0 2 0,0-1 0,0-1 0,0 12 0,0-11 0,0 11 0,0-12 0,3 4 0,-3-4 0,15 25 0,-9-17 0,9 16 0,-10-23 0,1-2 0,-1 1 0,0-4 0,3 1 0,-5-3 0,2 0 0</inkml:trace>
  <inkml:trace contextRef="#ctx0" brushRef="#br0" timeOffset="5279">1304 62 24575,'0'11'0,"0"-3"0,0-1 0,0 1 0,0 0 0,0 2 0,2 1 0,-2-3 0,3 2 0,-3-2 0,0 5 0,0-5 0,2 5 0,-1-3 0,1-1 0,-2 11 0,0-5 0,0 24 0,0-21 0,0 8 0,2-21 0,-1 11 0,-2-1 0,-5 10 0,-1-11 0,2 1 0,0-9 0,5 1 0,-5-4 0,4-1 0,-1-2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0:45:22.71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119 15 24575,'0'15'0,"0"-6"0,0 33 0,0-27 0,0 28 0,0-21 0,0 2 0,0 6 0,0-14 0,0 1 0,0 11 0,0-15 0,0 23 0,-2-40 0,1 11 0,-1-17 0,2 8 0</inkml:trace>
  <inkml:trace contextRef="#ctx0" brushRef="#br0" timeOffset="2179">134 1 24575,'-10'10'0,"5"-4"0,-11 6 0,10-4 0,-4 3 0,2-3 0,-10 3 0,-1-1 0,-3 0 0,8 0 0,9-3 0,13-3 0,2 0 0,57-19 0,-46 9 0,37-12 0,-54 10 0,11 18 0,-3-6 0,9 15 0,-11-8 0,8 1 0,4 9 0,-2-9 0,2 5 0,-16-12 0,31 19 0,-26-17 0,21 14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0:44:51.79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83 24575,'0'11'0,"0"1"0,0-6 0,0 6 0,0-3 0,0 8 0,0-7 0,0 2 0,3-9 0,16-29 0,-5 12 0,8-18 0,-10 19 0,-6 8 0,2-1 0,-1-1 0,-1 6 0,4-8 0,-4 7 0,10 5 0,-10 1 0,5 6 0,-11-5 0,0 2 0,0-1 0,0 4 0,0-4 0,3 4 0,-3-5 0,5 5 0,-5-4 0,3 2 0,-1-1 0,1 3 0,0 9 0,-1-6 0,-2 2 0,2-14 0,-1-2 0,1-7 0,-2 5 0,0-2 0</inkml:trace>
  <inkml:trace contextRef="#ctx0" brushRef="#br0" timeOffset="1046">494 1 24575,'-5'5'0,"0"0"0,2 0 0,-2 0 0,0 3 0,-6 6 0,0 0 0,-4 8 0,2 8 0,4-10 0,2 5 0,7-18 0,0 1 0,0-3 0,10 10 0,-7-8 0,11 9 0,-8-5 0,2 3 0,-2-4 0,1 2 0,-6-5 0,8 7 0,-6-10 0,5 1 0,-5-8 0,-1 0 0,-2 1 0</inkml:trace>
  <inkml:trace contextRef="#ctx0" brushRef="#br0" timeOffset="1802">605 207 24575,'13'0'0,"7"0"0,33 0 0,-27 0 0,14-2 0,-40-3 0,-1 1 0,-1 0 0</inkml:trace>
  <inkml:trace contextRef="#ctx0" brushRef="#br0" timeOffset="2857">721 51 24575,'0'13'0,"0"-5"0,0 2 0,0 0 0,0 4 0,0 5 0,0-2 0,0 1 0,0-7 0,2 26 0,-2-23 0,3 17 0,-1-21 0,1-1 0,2 4 0,0-5 0,9 14 0,-10-13 0,9 11 0,-10-15 0,2 0 0,3-2 0,0 0 0,0-3 0,2 0 0,-2-5 0,2 1 0,-4-3 0,-1 4 0,-5 0 0</inkml:trace>
  <inkml:trace contextRef="#ctx0" brushRef="#br0" timeOffset="4251">941 18 24575,'0'5'0,"0"1"0,2 3 0,-1-2 0,4 5 0,-3-4 0,6 5 0,-5-5 0,4 7 0,-6-9 0,4 9 0,-5-9 0,2 23 0,-2-17 0,0 12 0,0-16 0,0-3 0,0 0 0,0 3 0,0-3 0,-2 5 0,2-4 0,-3 4 0,3-4 0,0 1 0,0-2 0,0-2 0,0 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0:44:48.44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67 11 24575,'0'32'0,"0"-9"0,0 36 0,0-22 0,0 33 0,0-36 0,0 2 0,0-24 0,0-8 0,0-4 0,0-9 0</inkml:trace>
  <inkml:trace contextRef="#ctx0" brushRef="#br0" timeOffset="1759">119 0 24575,'-9'6'0,"2"-1"0,-1 2 0,2-1 0,-4 2 0,4-3 0,-1 0 0,1 0 0,-34 17 0,50-30 0,-40 21 0,54-30 0,-9 4 0,-7 6 0,10-7 0,-12 10 0,1 0 0,1 1 0,-3 3 0,3-3 0,-3 3 0,0 0 0,1 0 0,1 0 0,4 3 0,-3 0 0,2-1 0,2 8 0,5-3 0,0 4 0,-1-3 0,-1-2 0,-8-1 0,12 2 0,-12-1 0,5 2 0,-4-3 0,-3 0 0,3-2 0,-5-1 0,-1-2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0:44:41.63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0 141 24575,'3'-5'0,"-1"2"0,4 1 0,-1 2 0,8 0 0,-6 0 0,6 0 0,-8 0 0,9-4 0,-7 3 0,13-2 0,-11 3 0,14 0 0,-13-2 0,8 1 0,-12-1 0,1 2 0,1 0 0,8-4 0,-4 3 0,33-4 0,-43 4 0,21-1 0,-37 2 0,7-3 0,4 3 0,0-3 0</inkml:trace>
  <inkml:trace contextRef="#ctx0" brushRef="#br0" timeOffset="1056">172 1 24575,'0'17'0,"0"-1"0,0-3 0,0-5 0,3 10 0,-2-6 0,2 26 0,-3-22 0,0 13 0,3-23 0,-3-1 0,5 0 0,-4 0 0,3 1 0,-3 1 0,3-1 0,-3-1 0,1-3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0:44:31.79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144 0 24575,'-5'0'0,"-3"0"0,2 2 0,-9 2 0,0 3 0,-3-3 0,-11 9 0,18-11 0,-9 9 0,14-8 0,1 16 0,2-8 0,1 9 0,2-10 0,0 4 0,0 0 0,0 2 0,0-1 0,0-6 0,0 3 0,0-4 0,0 3 0,0-1 0,0-2 0,2 4 0,-1-3 0,4 9 0,1-3 0,-2-1 0,6 0 0,-7-7 0,2 2 0,3 7 0,-4-11 0,5 10 0,-2-12 0,-1 0 0,12 3 0,-10-3 0,7 1 0,-3 5 0,-5-7 0,23 8 0,-20-7 0,21 5 0,-13-5 0,-3 0 0,1-3 0,-9 0 0,-1 0 0,4 0 0,-4 0 0,6 0 0,-6 0 0,6 0 0,2-3 0,-2 0 0,4-4 0,-8 4 0,-1-2 0,-1 5 0,6-7 0,-3 3 0,8-3 0,-8 1 0,3 1 0,-6 2 0,18-15 0,-15 11 0,13-12 0,-7 7 0,-10 5 0,8-16 0,-13 15 0,0-9 0,0 6 0,0 2 0,0-6 0,0 1 0,0-3 0,0 3 0,0-4 0,-4 1 0,4 1 0,-11-4 0,9 13 0,-7-3 0,8 5 0,-3 0 0,-2-1 0,-2-1 0,-5 1 0,2 1 0,-2-2 0,3 5 0,1-2 0,-1 4 0,5-3 0,-3 3 0,3-3 0,-1 1 0,-4 1 0,1-3 0,-3 3 0,-9-1 0,8 2 0,-8 0 0,13 0 0,0 0 0,3 0 0,-1 0 0,1 0 0,-5 2 0,1-1 0,-4 1 0,5-2 0,0 0 0,3 0 0,-3 0 0,3 0 0,-3 0 0,3 0 0,-1 0 0,-7 0 0,1 0 0,-2 0 0,1 2 0,10-1 0,-2 1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0:44:12.70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0 370 24575,'9'-38'0,"10"-9"0,-6-4 0,6 10 0,-16 25 0,-1 5 0,3 1 0,-4 1 0,1 2 0,0 6 0,2 10 0,-1-2 0,3 13 0,-5-13 0,4 15 0,1-12 0,-2 8 0,3-5 0,-4-6 0,2-5 0,1-6 0,1-10 0,-1 7 0,22-30 0,-17 26 0,17-19 0,-20 25 0,0 0 0,2-3 0,-2 2 0,2 1 0,1 0 0,-1 4 0,-2-3 0,0 5 0,-3 5 0,1 8 0,-2 2 0,2 6 0,-5-10 0,6 12 0,-6-17 0,2 9 0,-1-9 0,-1 1 0,1 8 0,-2 6 0,0 3 0,0 2 0,0-10 0,0-5 0,0-8 0</inkml:trace>
  <inkml:trace contextRef="#ctx0" brushRef="#br0" timeOffset="2081">572 125 21675,'-6'8'0,"3"-1"1394,-1 1-1394,3 0 489,-5 10-489,5-8 250,-2 8-250,3-10 767,0 0-767,0 0 0,0-3 0,0 0 0,2 3 0,1-3 0,5 5 0,0-4 0,0-1 0,7-2 0,-8-3 0,7 0 0,-1 3 0,-6-2 0,8 2 0,-9-3 0,4 0 0,-4 0 0,1 0 0,-2 0 0,1 0 0,7-3 0,-2-5 0,4 0 0,-1-14 0,-10 11 0,3-8 0,-7 12 0,0-3 0,0 3 0,0-5 0,0 6 0,0-2 0,0 3 0,-4-8 0,1 6 0,-5-7 0,2 11 0,-2 1 0,-2 2 0,3 0 0,-5-2 0,6 1 0,-1-1 0,-1 2 0,0 0 0,-1 2 0,2 1 0,-6 3 0,-19 5 0,5 1 0,-4-2 0,16-4 0,13-6 0,1 3 0,3-3 0,1 3 0</inkml:trace>
  <inkml:trace contextRef="#ctx0" brushRef="#br0" timeOffset="4252">1209 201 24575,'-19'-7'0,"-18"-3"0,18 5 0,-12-2 0,24 7 0,-4 5 0,0-2 0,-2 7 0,5-4 0,-7 15 0,7-2 0,-2 5 0,6-3 0,4-10 0,0 7 0,0-4 0,0 0 0,0 1 0,0-9 0,7 13 0,-3-11 0,6 4 0,-2-10 0,-3-2 0,8 0 0,1 0 0,0 0 0,4-4 0,5-14 0,-10 2 0,4-4 0,-12 8 0,-5 6 0,5-2 0,-5 3 0,5-3 0,0 0 0,1 0 0,8-10 0,1 6 0,6-15 0,-6 12 0,1-11 0,-12 13 0,6-11 0,-5 4 0,2-3 0,-2 3 0,-2 6 0,-3 4 0,0-1 0,0 3 0,0-5 0,0 7 0,0-1 0,0-1 0,0 2 0,-2 1 0,-1 9 0,-7 5 0,6 4 0,-4 0 0,8 8 0,0-8 0,0 13 0,0 36 0,0-5 0,0 20 0,0-35 0,0-24 0,0-8 0,0-4 0,0 4 0,0-5 0,0 3 0,0 5 0,0-6 0,3 9 0,0-13 0,0-1 0,-1-2 0,-2-3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1:04:55.88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24575,'3'8'0,"-1"-2"0,0 4 0,-1-5 0,6 5 0,-6-2 0,4 8 0,-3-4 0,1 4 0,0-8 0,-1 2 0,-2-4 0,0 1 0,3 25 0,-2-13 0,0 16 0,-4-22 0,-2-5 0,0-3 0,-3 3 0,5-5 0,-2 2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1:04:54.94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32 1 24575,'-5'4'0,"2"0"0,-2 8 0,5-3 0,-7 6 0,5-6 0,-2 0 0,1-1 0,3-2 0,-3 4 0,3-5 0,0 5 0,0-4 0,0 6 0,0-6 0,0 12 0,0-11 0,0 7 0,0-9 0,5 2 0,-1-1 0,5 4 0,-3-7 0,2 2 0,-3-5 0,0 0 0,0 0 0,3 0 0,-2 0 0,1 0 0,-2 0 0,1 0 0,-1 0 0,2 0 0,-1 0 0,4-5 0,-2 2 0,-2-2 0,-2 2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1:04:53.84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11 24575,'8'0'0,"0"-2"0,2 1 0,-2-1 0,10 2 0,-8 0 0,6 0 0,-1 0 0,4 0 0,-4 0 0,-2-2 0,-11 1 0,-4-1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1:06:35.62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150 0 24575,'-27'18'0,"4"-6"0,13 2 0,-12 7 0,8-3 0,-15 10 0,22-21 0,-5 7 0,7-8 0,10-20 0,-3 9 0,8-20 0,-4 17 0,-1-1 0,0 2 0,30-10 0,30 47 0,-17-33 0,9 39 0,-42-27 0,-10-7 0,7 5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1:06:33.28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24575,'0'7'0,"0"-1"0,0 4 0,0-2 0,0 0 0,0 7 0,0-1 0,0 11 0,0-10 0,0 3 0,60-4 0,-42-7 0,45 1 0,-55-9 0,-2-4 0,3 3 0,-3-4 0,-1 3 0,-2 1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1:06:29.27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1 154 24575,'18'0'0,"10"0"0,-1 0 0,60 0 0,-16 0 0,-14 0 0,5 0 0,6 0 0,-3 0 0,6 0 0,21 0 0,-82 0 0,-4 0 0,4 0 0,-7 0 0,2 0 0</inkml:trace>
  <inkml:trace contextRef="#ctx0" brushRef="#br0" timeOffset="2038">592 0 24575,'0'11'0,"8"12"0,1-7 0,5 8 0,-3-10 0,1 1 0,-8-9 0,5 4 0,-6-5 0,2 0 0,-2 1 0,2-1 0,0 5 0,3-2 0,0 0 0,2-1 0,-4-6 0,1 1 0,-20 15 0,9-11 0,-20 13 0,9-13 0,-1 4 0,1-4 0,3 3 0,6-9 0,-4 7 0,-2 14 0,1-7 0,-3 11 0,6-19 0,-10 4 0,12-10 0,-6 5 0,12-8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1:06:18.81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0 157 24575,'0'-15'0,"0"-8"0,0 7 0,4-12 0,-1 10 0,1-3 0,0 12 0,-3-1 0,1 5 0,-2 0 0,5-1 0,-4 6 0,20 17 0,-13-6 0,14 13 0,-10-5 0,1-1 0,10 15 0,-9-16 0,5 5 0,-14-19 0,19-22 0,-10 7 0,18-18 0,-18 17 0,11-7 0,-14 10 0,7-4 0,-16 8 0,1 6 0,-3 8 0,0 7 0,16 36 0,-9-7 0,11 3 0,-13-17 0,-2-20 0,0-1 0,-1 1 0,-2-5 0,0 0 0,0 1 0,-2-6 0,1 2 0,-1-5 0</inkml:trace>
  <inkml:trace contextRef="#ctx0" brushRef="#br0" timeOffset="1258">549 36 24575,'0'7'0,"0"1"0,0 5 0,0 4 0,0-3 0,0 17 0,0-19 0,0 22 0,0-26 0,0 7 0,0-10 0,0 1 0,0 1 0,0-1 0,36-1 0,-16-3 0,21-2 0,-15-2 0,-18 1 0,20-1 0,-20 2 0,9 0 0,-8 0 0,1 0 0,8 0 0,-5 0 0,0 0 0,-8 0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1:06:12.35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112 92 24575,'0'40'0,"0"-13"0,0-9 0,0-13 0,0 0 0,3 5 0,-3 1 0,2 0 0,-2-10 0,0-5 0,0-9 0,-2 5 0,-1-2 0,0 4 0,1-10 0,2 9 0,0-6 0,0 5 0,0 0 0,0 0 0,0 0 0,3-5 0,-2 5 0,5-9 0,-6 10 0,5-5 0,-2 6 0,2-2 0,5 0 0,-4 5 0,6-4 0,-6 6 0,2-3 0,-1 3 0,-1-1 0,2 2 0,-3 0 0,0 0 0,5-3 0,-4 3 0,22-6 0,-18 5 0,16-2 0,-18 3 0,0 0 0,2 0 0,-5 0 0,1 0 0,-4 0 0</inkml:trace>
  <inkml:trace contextRef="#ctx0" brushRef="#br0" timeOffset="1644">0 376 24575,'8'2'0,"-2"1"0,14-3 0,-4 0 0,55-4 0,-46 3 0,40-5 0,-58 5 0,8-5 0,-7 5 0,3-1 0,7-1 0,11 2 0,18-8 0,-18 8 0,-1-5 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1:06:09.06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1 162 24575,'8'0'0,"20"0"0,9-5 0,-1 4 0,2-5 0,-24 4 0,0 1 0,6-1 0,-12 2 0,27 0 0,4-6 0,-4 5 0,8-4 0,-34 5 0,4 0 0,-5 0 0,0 0 0,0 0 0,2 0 0,-4 0 0,14 0 0,7 0 0,27 0 0,30 0 0,-16 0 0,14 0 0,-53 0 0,-4 0 0,-13 0 0,-3 0 0,4 0 0,-5 0 0,-3 0 0,0 0 0,3 0 0,-3-3 0,3 3 0,10-3 0,9 3 0,8 0 0,-7 0 0,-13 0 0,-12 0 0</inkml:trace>
  <inkml:trace contextRef="#ctx0" brushRef="#br0" timeOffset="1315">931 1 24575,'5'7'0,"12"13"0,-1-4 0,12 8 0,3-4 0,-8-8 0,2 1 0,-12-7 0,-8-1 0,3 0 0,2 0 0,5 3 0,-2-5 0,1 4 0,-11-4 0,-1 5 0,-4-3 0,-3 3 0,-12 4 0,7-5 0,-10 7 0,6-3 0,-3-3 0,-5 6 0,2-3 0,2 0 0,5 1 0,5-6 0,3-1 0,-1 0 0,1-5 0,0 5 0,0-2 0,-1 0 0,-1 4 0,3-9 0,-1 6 0,5-6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1:05:40.91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32 250 24575,'-5'3'0,"0"0"0,-3 4 0,4-1 0,0 4 0,4 3 0,-3-3 0,3 3 0,-3-8 0,3 0 0,0 3 0,0-2 0,0 1 0,0-2 0,5 1 0,-1-3 0,5-1 0,2-2 0,-3 0 0,2 0 0,-4 0 0,-1-2 0,0-1 0,-2-3 0,1-4 0,-3 4 0,4-7 0,-5 8 0,3-3 0,-3 3 0,2-1 0,-2 1 0,3-3 0,-1 2 0,-1-1 0,1 1 0,-2 1 0,0 0 0,0-3 0,0 2 0,0-1 0,0 1 0,0 3 0,0 1 0</inkml:trace>
  <inkml:trace contextRef="#ctx0" brushRef="#br0" timeOffset="1429">200 271 24575,'0'11'0,"0"-1"0,2 0 0,-2-4 0,3 6 0,-1-6 0,-1 1 0,1 1 0,-2-2 0,0 1 0,2-4 0,-1-5 0,1-4 0,-2-2 0,0-8 0,7-1 0,7-6 0,22 0 0,-12 12 0,6 1 0,-23 9 0,-4 4 0,0 0 0,-1 7 0,-2-2 0,3 7 0,-3-6 0,0 4 0,0-6 0,0-1 0,0 6 0,0-6 0,0 4 0,0-7 0,0 0 0</inkml:trace>
  <inkml:trace contextRef="#ctx0" brushRef="#br0" timeOffset="2565">497 1 24575,'6'17'0,"-5"0"0,9 15 0,1-11 0,0 32 0,3-33 0,-8 33 0,-4-41 0,0 18 0,-1-19 0,1 6 0,-2-12 0,0 2 0,0-6 0,0 3 0,0-6 0</inkml:trace>
  <inkml:trace contextRef="#ctx0" brushRef="#br0" timeOffset="3160">453 166 24575,'17'0'0,"4"0"0,7 0 0,20 0 0,-4 0 0,-3 0 0,-25 0 0,-11 0 0</inkml:trace>
  <inkml:trace contextRef="#ctx0" brushRef="#br0" timeOffset="4466">757 196 24575,'0'16'0,"0"-1"0,0-1 0,0-4 0,0-3 0,0-1 0,0 4 0,0-4 0,0 1 0,0 1 0,0-3 0,0 3 0,3-3 0,4 0 0,0-2 0,7 0 0,-8-3 0,19 3 0,-16-2 0,13 2 0,-16-3 0,6-7 0,-5 3 0,3-11 0,-8 9 0,1-4 0,-3 2 0,0 2 0,0-6 0,0 5 0,0-2 0,-3 3 0,0 3 0,-12 1 0,5 2 0,-11 0 0,12 0 0,-1 0 0,0 0 0,1 0 0,1 0 0,3 0 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1:05:33.67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42 0 24575,'0'13'0,"0"5"0,0 5 0,0-1 0,0-8 0,0 4 0,0-6 0,-2 2 0,1-2 0,-1-6 0,-1 10 0,2-7 0,-5 5 0,5-7 0,-1 3 0,2-1 0,0 1 0,0 5 0,-2-8 0,-1 0 0,0-8 0,-5-16 0,6 0 0,-4-3 0,6 10 0,0 7 0</inkml:trace>
  <inkml:trace contextRef="#ctx0" brushRef="#br0" timeOffset="1083">46 10 24000,'10'0'0,"-4"0"286,7 0-286,-8 0 95,5 0-95,-2 0 49,0 0-49,2-3 145,-4 3-145,4-3 0,-4 3 0,1 0 0,-2 0 0,5 0 0,-3 3 0,2 0 0,-6 2 0,2 0 0,-2 3 0,0-3 0,-1 8 0,-7-2 0,2-3 0,-5 2 0,3-10 0,-3 2 0,0 1 0,-5-3 0,2 5 0,3-4 0,3 1 0</inkml:trace>
  <inkml:trace contextRef="#ctx0" brushRef="#br0" timeOffset="2788">359 20 24575,'-3'5'0,"0"3"0,3-3 0,0 8 0,0-7 0,0 4 0,0-3 0,0-1 0,3 11 0,-3-5 0,2-1 0,1-9 0,0-11 0,2 1 0,2-9 0,-1 9 0,2-9 0,-3 12 0,0-3 0,0 5 0,1 1 0,-1 2 0,2 0 0,4-3 0,-3 3 0,2-3 0,-4 3 0,-4 0 0,1 0 0</inkml:trace>
  <inkml:trace contextRef="#ctx0" brushRef="#br0" timeOffset="4139">704 44 20845,'-8'8'0,"0"0"1771,3-3-1771,0 0 631,-1 1-631,1 3 324,0-2-324,2 7 1004,1 12-1004,2-11 0,0 9 0,7-18 0,10-8 0,-3 3 0,5-8 0,-12 2 0,-1-4 0,4-1 0,-6 2 0,2 0 0,-3 0 0,0 2 0,2-6 0,-5 5 0,3-5 0,-3 6 0,-3-4 0,-2 4 0,-3 1 0,4 3 0,0 2 0,6 0 0</inkml:trace>
  <inkml:trace contextRef="#ctx0" brushRef="#br0" timeOffset="4891">927 71 24575,'0'5'0,"0"1"0,0 4 0,0 4 0,0 8 0,0-7 0,0 1 0,3-9 0,-3 7 0,6 6 0,-5-2 0,2 2 0,-3-11 0,0 3 0,0-6 0,0 4 0,0-4 0,-2 1 0,-3-4 0,-1-1 0,-2 1 0,-2-7 0,6 2 0,-8-10 0,11 6 0,-4-2 0,5 6 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1:05:38.91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 0 24575,'-2'5'0,"1"-2"0,2 0 0,1-3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1:05:22.51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0 178 24575,'0'5'0,"7"21"0,1-8 0,6 14 0,-6-17 0,-1-5 0,-7-5 0,2 0 0,-2 0 0,0 0 0,0 1 0,0 1 0,0-6 0,0 1 0,0-7 0,0-3 0,0-3 0,0 3 0,0-2 0,3 0 0,-3 3 0,6-11 0,-5 11 0,9-14 0,-8 14 0,9-11 0,-7 11 0,1-13 0,-3 12 0,1-7 0,-3 9 0,5 3 0,-2 1 0,2 2 0,0 0 0,0 0 0,3 0 0,-2 0 0,-1 0 0,-3 0 0</inkml:trace>
  <inkml:trace contextRef="#ctx0" brushRef="#br0" timeOffset="1305">334 38 24575,'-5'5'0,"2"0"0,0 3 0,3-2 0,0 6 0,-2-6 0,-1 6 0,0-1 0,-2-2 0,2 3 0,1-6 0,-1 3 0,3-3 0,0 6 0,0-5 0,0 10 0,0-7 0,0 4 0,0-5 0,0 0 0,0-1 0,0 2 0,2-5 0,1 1 0,3-4 0,-1 0 0,-2 1 0,4-2 0,-4-2 0,2-2 0,-2 1 0</inkml:trace>
  <inkml:trace contextRef="#ctx0" brushRef="#br0" timeOffset="2395">515 139 24575,'18'-4'0,"8"0"0,-16 4 0,8 0 0,-7-2 0,5 2 0,-7-3 0,9 3 0,-12 0 0,4 0 0,-7 0 0,-1 0 0</inkml:trace>
  <inkml:trace contextRef="#ctx0" brushRef="#br0" timeOffset="3599">562 20 24575,'-5'22'0,"0"-8"0,5 4 0,-4-4 0,4 2 0,-4-1 0,4-3 0,0-4 0,-2 0 0,1 2 0,-1-4 0,2 1 0,0 3 0,0 4 0,0 0 0,0 2 0,0-5 0,0-3 0,9 4 0,-7-6 0,12 4 0,-10-7 0,3-1 0,-2-2 0,3 0 0,-2-2 0,4-1 0,6-6 0,-6 6 0,7-6 0,-13 6 0,1 0 0,-5 1 0</inkml:trace>
  <inkml:trace contextRef="#ctx0" brushRef="#br0" timeOffset="4893">861 0 24575,'5'5'0,"-2"1"0,4 4 0,-3-2 0,5 5 0,-3 0 0,-1-5 0,-2 5 0,-1-3 0,-1-1 0,1 3 0,-2-6 0,0 1 0,0-2 0,-5 8 0,-3 1 0,-8 5 0,-3 0 0,-6-7 0,7-2 0,2-4 0,8-1 0,6-2 0,-1 0 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1:05:16.99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0 101 24575,'26'-3'0,"-8"1"0,-2 2 0,4 0 0,-4 0 0,14 0 0,-5-3 0,13 3 0,-16-3 0,4 3 0,-12 0 0,-7 0 0,5 0 0,-4 0 0,-2 0 0,1 0 0,3 0 0,14 0 0,9 0 0,35 0 0,-25 0 0,24 0 0,-44 0 0,2 0 0,-15 0 0,-2 0 0,-2 0 0,11 0 0,-9 0 0,20 0 0,-12 0 0,9 0 0,-14 0 0,-4 0 0</inkml:trace>
  <inkml:trace contextRef="#ctx0" brushRef="#br0" timeOffset="1114">703 0 24575,'13'6'0,"-1"4"0,3-4 0,5 10 0,-13-12 0,9 8 0,-9-4 0,-1-2 0,2 3 0,-3 2 0,0-2 0,-16 12 0,7-13 0,-13 9 0,10-12 0,-16 17 0,12-13 0,-21 19 0,26-21 0,-9 5 0,15-9 0,-2-1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1:05:02.25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135 0 24575,'-5'0'0,"-2"3"0,1-3 0,-7 7 0,7-3 0,-9 5 0,6 0 0,-1-1 0,-7 6 0,11-7 0,-8 8 0,11-5 0,-4 1 0,3-1 0,-4 6 0,7-9 0,-2 8 0,3 3 0,0-6 0,0 6 0,0-11 0,4 3 0,0-3 0,1 5 0,2-4 0,-3 0 0,3 2 0,-2-4 0,5 20 0,-6-16 0,13 18 0,-9-20 0,8 5 0,-6-3 0,0-1 0,3-4 0,-4-3 0,1-2 0,0 0 0,-4 0 0,4 0 0,-5 0 0,0 0 0,0 0 0,11 0 0,-8 0 0,9 0 0,-6 0 0,0 0 0,4 0 0,-7 0 0,5 0 0,-5 0 0,0 0 0,2 0 0,0 0 0,-1 0 0,8-3 0,-5-1 0,3 0 0,-3 0 0,-6 1 0,-1-3 0,2-1 0,-6 1 0,6-4 0,-2 2 0,1-1 0,4-1 0,-5 2 0,3 0 0,-3-2 0,0 4 0,1-4 0,-4 4 0,1-2 0,-3-2 0,0 2 0,0-8 0,0 8 0,0-5 0,0 3 0,0 1 0,0-3 0,0 6 0,0-4 0,0 4 0,-7-7 0,3 7 0,-6-6 0,4 6 0,1-2 0,-3 0 0,2 5 0,-4-7 0,5 9 0,-3-6 0,0 2 0,2 1 0,-1-3 0,-1 7 0,2-3 0,-6-1 0,3 0 0,-4-1 0,-6 2 0,9 3 0,-8 0 0,0 0 0,5 0 0,-8 0 0,13 0 0,0 0 0,0 0 0,5 0 0,-2 0 0</inkml:trace>
  <inkml:trace contextRef="#ctx0" brushRef="#br0" timeOffset="1317">44 183 24575,'10'0'0,"-1"0"0,3 0 0,7 0 0,-1 0 0,8 0 0,-8 0 0,-3 0 0,3-4 0,-10 3 0,37-8 0,-33 8 0,25-4 0,-31 2 0,-1 3 0,-3-3 0</inkml:trace>
  <inkml:trace contextRef="#ctx0" brushRef="#br0" timeOffset="2276">224 72 24575,'0'6'0,"0"-1"0,0 0 0,0 20 0,0 3 0,0 9 0,0-9 0,0-15 0,2-5 0,-1-3 0,1 0 0,-2 0 0,0 1 0,0-4 0,0 1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1:04:48.08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24 1 24575,'-3'2'0,"-3"11"0,3-5 0,-1 10 0,1-10 0,1 2 0,1 3 0,-1-2 0,2-1 0,0 3 0,0-7 0,0 6 0,9-1 0,-4-5 0,5 3 0,-6-8 0,-1 1 0,10-9 0,-8 6 0,5-6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1:04:47.12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24575,'0'0'0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1:04:46.70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 0 21864,'-3'6'0,"1"-1"1307,2 5-1307,0-4 457,0 4-457,0-3 233,0-1-233,0 2 178,0-3 1,0-2-1,0-1 1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1:04:45.73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162 1 24575,'-10'0'0,"2"0"0,-5 0 0,2 0 0,3 2 0,-5 1 0,5 5 0,-3-3 0,6 3 0,2-1 0,3 2 0,0-1 0,0-1 0,0-2 0,0 1 0,0 1 0,0-1 0,0 4 0,3-4 0,0-1 0,2 2 0,0-4 0,0 5 0,-2-3 0,2 2 0,-5-1 0,3 4 0,-3-4 0,0 1 0,0 9 0,0-8 0,-21 5 0,6-11 0,-21-2 0,20 2 0,3-1 0,11 1 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1:04:42.65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1 133 24575,'26'0'0,"-14"0"0,19 0 0,-21 0 0,3 0 0,3 0 0,-9 0 0,6 0 0,0 0 0,7 0 0,-2 0 0,13 0 0,-12 0 0,0 0 0,-3 0 0,-8 0 0,10 0 0,0 0 0,0 0 0,7 0 0,-16 0 0,13 0 0,-13 0 0,11 0 0,-10 0 0,8 0 0,-2 0 0,2 0 0,12 0 0,-6 0 0,-2 0 0,-4 0 0,-9-2 0,1 1 0,-3-1 0,-1 2 0,12 0 0,-10 0 0,20 0 0,-20 0 0,14 0 0,-13 0 0,4 0 0,-3 0 0,-2 0 0,0 0 0,7 0 0,-5 0 0,11 0 0,-12 0 0,0 0 0,-1 0 0,0 0 0,0 0 0,4 0 0,-3 0 0,9 0 0,-4 0 0,1 0 0,-5-3 0,-8 3 0,1-3 0</inkml:trace>
  <inkml:trace contextRef="#ctx0" brushRef="#br0" timeOffset="1144">849 1 24575,'35'42'0,"0"-4"0,-15-17 0,-4-9 0,-4 1 0,-6-11 0,4 4 0,-4-1 0,1 0 0,-2-2 0,1 2 0,-3-2 0,-1 4 0,-7 1 0,-1 0 0,-12 1 0,8-6 0,-6 0 0,11 0 0,-3-3 0,-3 5 0,2 6 0,-2-4 0,4 14 0,-1-12 0,1 5 0,-1-6 0,3-10 0,2 3 0,1-6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1:04:35.48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226 170 24575,'-15'-7'0,"2"3"0,8-1 0,-1 5 0,-21-10 0,14 9 0,-15-6 0,20 7 0,3 0 0,-5 0 0,1 0 0,-1 0 0,2 0 0,3 0 0,-3 4 0,2 0 0,1 3 0,-2 1 0,1-3 0,-5 5 0,3-4 0,1 2 0,4-3 0,0 5 0,3-4 0,0 4 0,5 11 0,3-9 0,3 12 0,-1-18 0,-2-1 0,-3-5 0,0 0 0,3 0 0,-2 0 0,8-5 0,-7-1 0,10-7 0,-8 2 0,1 1 0,2 0 0,-5 4 0,2-4 0,-3 4 0,-4-10 0,3-1 0,-4 1 0,7-10 0,-7 16 0,7-11 0,-7 10 0,8-10 0,-7 11 0,4-5 0,-6 9 0,0 1 0,0 0 0,0-1 0,0-1 0,0 1 0,3-4 0,-3 8 0,3 3 0,-3 7 0,0 8 0,0 6 0,0 2 0,0 0 0,0-1 0,0-4 0,0 7 0,0-11 0,0 11 0,0-18 0,2 7 0,1-10 0,0 0 0,-1 1 0,-2-6 0,0 0 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1:04:28.61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67 0 24575,'3'10'0,"-1"-1"0,-2-2 0,-2 3 0,-1-1 0,0 8 0,0-8 0,3 6 0,-3 1 0,2-6 0,-2 12 0,6-7 0,0-1 0,6-3 0,-1-9 0,2-2 0,5 0 0,-5 0 0,4 0 0,-8 0 0,2-2 0,-3-1 0,2-5 0,-1 2 0,-1-1 0,0-1 0,-5 2 0,3-1 0,-3-3 0,0 3 0,0-3 0,0 0 0,0 4 0,0-9 0,0 8 0,-7-7 0,-10 10 0,-37-3 0,18 7 0,-10 0 0,36 0 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1:04:27.37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 20 24575,'0'17'0,"0"0"0,0 5 0,0 2 0,0-6 0,-4 18 0,3-18 0,-2 2 0,3-28 0,3-7 0,1-11 0,17-3 0,-2-3 0,4 7 0,-3 2 0,-9 14 0,4 2 0,-6 7 0,3 7 0,-6 2 0,-1 4 0,1 5 0,-6 0 0,4 12 0,-4-14 0,2 2 0,1-15 0,23-28 0,11-7 0,-5-3 0,2 7 0,-18 16 0,-6 7 0,6-7 0,-11 12 0,0 4 0,-2 0 0,2 8 0,-1 4 0,1-5 0,5 16 0,-6-10 0,1 5 0,-1 2 0,-4-6 0,4-1 0,-4-4 0,2-12 0,6-7 0,12-14 0,-9 9 0,5-6 0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1:04:21.49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1 271 24575,'0'26'0,"0"-3"-9831,0 12 8341,0-11 4308,2 12-2818,1-19 1719,0 2-1719,4-11 0,-4 0 0,5 0 6784,-1-1-6784,-1-4 0,4 0 0,0 1 0,-1-3 0,1 4 0,-3-7 0,-1-1 0,43-11 0,-34 9 0,29-8 0,-41 13 0,-3-3 0</inkml:trace>
  <inkml:trace contextRef="#ctx0" brushRef="#br0" timeOffset="1259">52 6 24575,'-5'0'0,"-3"5"0,-7 3 0,10-1 0,-2 0 0,18-7 0,-3 0 0,4-5 0,-6 1 0,2-3 0,-5 1 0,-1 1 0,-2 2 0,0 1 0</inkml:trace>
  <inkml:trace contextRef="#ctx0" brushRef="#br0" timeOffset="2305">438 273 24575,'16'0'0,"57"0"0,-13 0 0,9 0 0,2 0 0,12 0 0,-4 0 0,-43 0 0,-28 0 0,6 0 0,-8 0 0,5 0 0</inkml:trace>
  <inkml:trace contextRef="#ctx0" brushRef="#br0" timeOffset="3577">926 156 24575,'5'5'0,"1"-2"0,1 4 0,3 1 0,-3 1 0,16 14 0,-14-9 0,8 6 0,-8-6 0,-3-5 0,0 1 0,1-2 0,-7-3 0,3 0 0,-3 1 0,0-1 0,0 0 0,0 0 0,-5 7 0,1-5 0,-6 8 0,5-12 0,-5 7 0,1-5 0,1 3 0,-2 0 0,7-3 0,-2 0 0,2 1 0,3-3 0,-3-1 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15:13:51.11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1 155 24575,'40'0'0,"-13"0"0,-1 0 0,-7-9 0,-11 2 0,6-8 0,-9 9 0,-2-1 0,0 4 0,-3-3 0,2 1 0,1 0 0,3-9 0,-3 7 0,1-6 0,-4 8 0,0-1 0,0 1 0,-3 0 0,0-1 0,-12 0 0,7 1 0,-18-3 0,18 5 0,-7-3 0,9 5 0,1-1 0,0 4 0,-1-1 0,1 4 0,0-5 0,-2 13 0,2-6 0,1 7 0,-1-5 0,2-3 0,0 2 0,1-3 0,-1 0 0,3 0 0,-5 3 0,4-2 0,-1 1 0,2-2 0,0 1 0,0 1 0,0-1 0,0 4 0,0-4 0,0 1 0,0-2 0,0 1 0,0-1 0,0 0 0,0 2 0,0-1 0,0 4 0,0-4 0,0 1 0,2-1 0,1 1 0,0-1 0,2 4 0,-2-7 0,2 4 0,0-4 0,0 0 0,1-1 0,1-2 0,-1 0 0,1 0 0,1 0 0,-2 0 0,1 0 0,1 0 0,-2 0 0,3 0 0,-3 0 0,6 0 0,-3-2 0,2 1 0,-4-1 0,1 2 0,-3-2 0,8 1 0,-7-1 0,1 2 0,-4 0 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15:13:37.34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144 233 24575,'-3'-8'0,"0"3"0,-2 2 0,0 3 0,-1-2 0,1 1 0,0-1 0,-1 2 0,1 0 0,0 0 0,0 0 0,-1 0 0,-4 2 0,4-1 0,-9 3 0,9 2 0,-4-1 0,4 3 0,3-3 0,-1 0 0,3 1 0,-4-1 0,2-2 0,-2 4 0,2-4 0,-2 5 0,5-3 0,-3 0 0,3 0 0,0 5 0,0-1 0,0 1 0,0-2 0,3-3 0,1 8 0,1-6 0,1 4 0,0-6 0,1-5 0,1 3 0,3-3 0,-1 0 0,1 0 0,7-4 0,-6 1 0,7-3 0,-9 0 0,-2 3 0,0-1 0,-3 3 0,0-4 0,-2 2 0,-1-4 0,-2 1 0,3-4 0,-3 4 0,3-10 0,-1 7 0,-2-5 0,5 4 0,-4 4 0,1-2 0,-2 3 0,0 0 0,0-5 0,0 1 0,0-2 0,0-1 0,0 5 0,0-5 0,0 6 0,0-4 0,0 4 0,0-1 0,2-1 0,-1 2 0,1-6 0,0 5 0,-1-3 0,1 3 0,1 3 0,-3-11 0,3 8 0,-3-9 0,0 7 0,2-1 0,1 2 0,2-2 0,-2 1 0,-1-1 0,-2 9 0,-2 6 0,-3 7 0,1 1 0,-1 7 0,5-12 0,0 7 0,0-9 0,0-1 0,0 0 0,0 0 0,0 1 0,0-1 0,0 2 0,0-1 0,0 2 0,0 1 0,0-2 0,0 5 0,-2-6 0,1 1 0,-1-2 0,0 8 0,1-6 0,-4 5 0,5-7 0,-3 0 0,1 0 0,1 1 0,-1-1 0,2 2 0,0-1 0,0 4 0,0-4 0,0 1 0,-2 3 0,1-3 0,-1 5 0,2-7 0,0 3 0,0-3 0,-3 5 0,3-1 0,-3 1 0,3 0 0,0-4 0,0 1 0,0-1 0,0-1 0,0 0 0,0 0 0,0 0 0,3 5 0,-3-3 0,3 2 0,-1-1 0,-1-5 0,1 2 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1:06:27.06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839 24 24575,'-5'31'0,"4"-11"0,-4 32 0,5-27 0,0 13 0,0-22 0,0 2 0,0-4 0,0-6 0,-4 18 0,3-18 0,-4 2 0,5-9 0,0-6 0</inkml:trace>
  <inkml:trace contextRef="#ctx0" brushRef="#br0" timeOffset="728">713 137 24575,'13'2'0,"-2"-1"0,10 1 0,-3-2 0,7 0 0,5 0 0,-16 0 0,4 0 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1:05:57.44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179 129 24575,'-8'-5'0,"3"0"0,-3 2 0,0-2 0,2 5 0,-1-3 0,1 3 0,-1 5 0,1-2 0,-2 7 0,3-4 0,-1-1 0,-1 0 0,1-2 0,-2 2 0,5 0 0,1 0 0,2 5 0,0-3 0,0 7 0,0-8 0,0 4 0,0 5 0,0-3 0,0 4 0,0 1 0,0-7 0,0 3 0,0-3 0,0-2 0,0 3 0,3 9 0,-2-9 0,2 11 0,-3-15 0,0-4 0,-2-5 0,-1-5 0,0 4 0,1 0 0</inkml:trace>
  <inkml:trace contextRef="#ctx0" brushRef="#br0" timeOffset="1806">1 295 24575,'15'-7'0,"-9"4"0,22-3 0,-21 6 0,16-3 0,-16 3 0,10 0 0,6-4 0,-4 2 0,4-2 0,-13 4 0,-5 0 0,1 0 0,-1 0 0,0 0 0,3 0 0,-3 0 0,5 0 0,1 0 0,0 0 0,-3 2 0,-6 1 0,-5 2 0,-5 3 0,5-3 0,-4 15 0,4-12 0,0 8 0,1-8 0,-1-2 0,3 11 0,-3-9 0,3 8 0,5-11 0,6-2 0,3-1 0,1-2 0,2 0 0,-9 0 0,5 0 0,-8 0 0,0 0 0,8 0 0,-6 0 0,9-5 0,-10 2 0,-1-7 0,-3 4 0,-2-2 0,0 1 0,0 1 0,-3-10 0,-1 9 0,-2-6 0,1 10 0,-3 0 0,2 3 0,-4 0 0,2 0 0,2 0 0,1 0 0</inkml:trace>
  <inkml:trace contextRef="#ctx0" brushRef="#br0" timeOffset="2978">540 299 20292,'8'11'0,"-3"-1"2016,1-2-2016,-4 0 726,-2-3-726,0 3 374,0-3-374,0 3 1167,0-3-1167,0 0 0,-5 1 0,-1-1 0,-2 0 0,0-2 0,1-5 0,3-2 0,-5-6 0,8 2 0,-4 0 0,5-3 0,0 6 0,2-5 0,1 4 0,0-2 0,2 3 0,6-5 0,-4 3 0,6-2 0,-10 3 0,4-1 0,-4 3 0,15-6 0,-10 8 0,5-4 0,-11 6 0</inkml:trace>
  <inkml:trace contextRef="#ctx0" brushRef="#br0" timeOffset="6050">897 415 24575,'5'-6'0,"3"-1"0,-2 1 0,4-2 0,5-7 0,11-9 0,-10 6 0,5-6 0,-18 15 0,0 1 0,1-2 0,-1 4 0,7-9 0,-2 5 0,3-4 0,-4 4 0,12-9 0,-10 8 0,10-9 0,-13 5 0,0 7 0,-2-10 0,-2 12 0,-2-2 0,2 1 0,-1-1 0,5-11 0,-5 9 0,9-14 0,-8 17 0,4-8 0,-3 6 0,-3 1 0,3 0 0,-3 3 0,0 22 0,0-12 0,0 19 0,2-8 0,-2 1 0,3 3 0,-3-5 0,0-3 0,0-3 0,0 3 0,0-4 0,0 1 0,0 8 0,0-9 0,0 12 0,0-11 0,2 1 0,-1-2 0,1-3 0,1 10 0,-2-7 0,3 7 0,-4-7 0,0-2 0,0 1 0,0-1 0,0-1 0,0 0 0,0 2 0,-3 4 0,0-2 0,-2 0 0,-3-6 0,-5 0 0,-4-1 0,0-1 0,1 1 0,-26-2 0,15 0 0,-15 0 0,27 0 0,10-2 0,-1-1 0,1-3 0,-3-1 0,2 1 0,-1-2 0,1 3 0,3-1 0,-1-1 0,3 1 0,-4-2 0,5 1 0,-7-2 0,6 1 0,-4-7 0,5 7 0,-2-5 0,1 8 0,-1 0 0,2-1 0,4 3 0,0 1 0,6 2 0,2 2 0,-2 1 0,4 0 0,-6 2 0,0-5 0,2 3 0,-4-1 0,1-2 0,-1 3 0,-1-3 0,0 0 0,-2 0 0,-1 0 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1:05:47.55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24575,'3'8'0,"4"8"0,-3-6 0,3 8 0,-7 11 0,0 2 0,0 10 0,0-14 0,0-3 0,0-14 0,0 13 0,0-16 0,0 0 0,-3-18 0,3 1 0,-2-5 0,2 1 0,2 4 0,1-6 0,4 9 0,-1 1 0,2 3 0,1-1 0,-2 3 0,21-5 0,-16 5 0,20-2 0,-18 3 0,0 0 0,-4 2 0,-5 1 0,0 5 0,-2-2 0,2 6 0,-5-6 0,3 6 0,-3-6 0,0 4 0,0-4 0,0 1 0,-3 1 0,0-5 0,-12 4 0,5-2 0,-7 1 0,10-1 0,1-2 0,1-1 0,0 1 0,0 2 0,-1-2 0,-7-4 0,6 0 0,-4-2 0,9 3 0</inkml:trace>
  <inkml:trace contextRef="#ctx0" brushRef="#br0" timeOffset="2366">434 159 24575,'-5'-5'0,"0"2"0,0 1 0,-5 2 0,-5 0 0,-4 0 0,4 0 0,1 2 0,8 1 0,-2 2 0,3 2 0,-1-1 0,3 2 0,1-3 0,2 0 0,-2 3 0,-1 0 0,0 2 0,0-2 0,3 5 0,0-7 0,0 4 0,0-5 0,0 0 0,3 0 0,0 1 0,2-4 0,2 1 0,7 0 0,-2-2 0,1 2 0,-3-3 0,-4 0 0,2 0 0,-3 0 0,5-10 0,-6 5 0,2-8 0,-6 8 0,0-1 0,0-1 0,3 1 0,0-2 0,2 3 0,0 0 0,3 2 0,-3-2 0,3 7 0,-5-2 0,-1 8 0,0-3 0,1 8 0,0-7 0,0 6 0,-3-6 0,0 1 0,2-1 0,-2 1 0,7-1 0,-5 2 0,4-1 0,-5-1 0,4 4 0,-5-5 0,5 3 0,-5-12 0,5-3 0,-2-4 0,0 4 0,-1 4 0</inkml:trace>
  <inkml:trace contextRef="#ctx0" brushRef="#br0" timeOffset="3544">654 173 24575,'-8'3'0,"0"-3"0,3 7 0,-8-3 0,-2 4 0,1-2 0,15 9 0,2-9 0,13 10 0,-5-13 0,-5 9 0,1-5 0,-19 4 0,4-8 0,-16 0 0,12-3 0,-2 3 0,9-3 0,2 3 0</inkml:trace>
  <inkml:trace contextRef="#ctx0" brushRef="#br0" timeOffset="4961">788 192 24575,'10'10'0,"-2"-3"0,0 7 0,-3-8 0,0 4 0,0-2 0,-2 0 0,0 0 0,-3 2 0,0-4 0,0 1 0,0-4 0,0-1 0</inkml:trace>
  <inkml:trace contextRef="#ctx0" brushRef="#br0" timeOffset="5616">877 28 24575,'0'0'0</inkml:trace>
  <inkml:trace contextRef="#ctx0" brushRef="#br0" timeOffset="7931">1074 177 24575,'-5'-3'0,"-11"3"0,9-3 0,-17 3 0,12 0 0,-5 0 0,5 0 0,3 0 0,-1 5 0,7-1 0,-2 3 0,5-2 0,0 1 0,0-1 0,2 0 0,1-2 0,0 1 0,2-1 0,-2 7 0,2-3 0,-2 2 0,-1-3 0,0-1 0,1 2 0,0-1 0,4 4 0,-6-4 0,6 4 0,-6-5 0,3 3 0,-3-3 0,4 3 0,-5-3 0,3 5 0,-3-4 0,0 6 0,-5-5 0,1 0 0,-3-4 0,1-3 0,1 0 0,0 0 0,-1 0 0,4 0 0,-1 0 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1:05:07.12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223 1 24575,'0'10'0,"0"4"0,0 10 0,0 12 0,0 9 0,0-7 0,0 33 0,0-45 0,0 20 0,0-38 0,2-8 0,-1-3 0,1-10 0,-2 3 0,0-1 0,0 9 0</inkml:trace>
  <inkml:trace contextRef="#ctx0" brushRef="#br0" timeOffset="1620">256 83 24575,'-5'2'0,"0"1"0,-3 2 0,-3 3 0,3-3 0,-5 3 0,5-3 0,-18-2 0,-6 5 0,-37 4-6784,39-4 6784,-10 3 0,45-11 0,5 0 0,-4 0 0,11-5 0,-2-3 0,1 2 0,6-8 0,-13 12 6784,4-5-6784,-5 5 0,-3-1 0,5-5 0,-6 2 0,5-4 0,4 0 0,-3 1 0,4-1 0,-9 7 0,1 1 0,-1 2 0,10-4 0,-5 3 0,16-6 0,-15 7 0,4-2 0,-10 5 0,-2 3 0,2 1 0,-5-1 0,12 12 0,-8-11 0,13 13 0,-11-13 0,4 3 0,0-1 0,-6-2 0,8 5 0,-9-6 0,5-1 0,-5-3 0,-1-2 0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1:05:11.64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84 24575,'6'8'0,"-2"6"0,0 1 0,-1-1 0,3 2 0,-3-6 0,0-1 0,-3 1 0,0-5 0,0 0 0,2-4 0,1-2 0,4-9 0,-3 3 0,11-9 0,-11 9 0,14-13 0,-7 10 0,0-4 0,3 6 0,-7 5 0,3-1 0,-5 3 0,-2 1 0,1 5 0,-1 6 0,0-3 0,-1 7 0,-2-9 0,0 4 0,0 0 0,0-4 0,3 6 0,-3-6 0,5 2 0,-5-3 0,5 0 0,-2 0 0,2 1 0,-2-1 0,2 2 0,0-1 0,1-3 0,-1-1 0,-3-5 0</inkml:trace>
  <inkml:trace contextRef="#ctx0" brushRef="#br0" timeOffset="1101">433 22 24575,'-9'0'0,"2"0"0,1 6 0,1-1 0,2 4 0,-6 4 0,2-4 0,-6 8 0,5-8 0,3 3 0,3-4 0,2 0 0,0 2 0,0-2 0,-3 5 0,3-4 0,-3 0 0,3-3 0,0-1 0,0 0 0,0 0 0,3 3 0,-1-2 0,4 3 0,-1 0 0,0-1 0,0-1 0,0-2 0,1 1 0,-1-1 0,-2-2 0,-1-1 0</inkml:trace>
  <inkml:trace contextRef="#ctx0" brushRef="#br0" timeOffset="2035">566 179 24575,'15'-2'0,"-5"2"0,12-6 0,-12 5 0,14-6 0,-4 4 0,-7-4 0,-5 0 0,-12 1 0,-1 1 0,3 2 0</inkml:trace>
  <inkml:trace contextRef="#ctx0" brushRef="#br0" timeOffset="2860">628 52 24575,'0'7'0,"0"-1"0,0 9 0,0-9 0,0 9 0,-5-5 0,4-1 0,-4 6 0,5-9 0,0 4 0,0 7 0,0-7 0,0 7 0,3-9 0,0-3 0,2 0 0,0 0 0,0 1 0,11-3 0,4-1 0,6 1 0,2-2 0,-11 3 0,-3-4 0,-6 0 0,-1-3 0,-3 3 0,0-3 0</inkml:trace>
  <inkml:trace contextRef="#ctx0" brushRef="#br0" timeOffset="3827">855 1 24575,'16'13'0,"-5"-3"0,1 0 0,-4-6 0,9 15 0,-7-13 0,7 17 0,-14-17 0,4 6 0,-4-4 0,0 0 0,-1 5 0,-2-7 0,0 8 0,0-7 0,0 3 0,0 6 0,-2-8 0,1 9 0,-6-12 0,6-4 0,-4 1 0,5-5 0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1:08:19.16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0 721 24575,'13'0'0,"35"0"0,6 0 0,13 0 0,7 0 0,-14 0 0,2 0-574,23 0 0,3 0 574,8 0 0,-7 0 0,8 0 140,-38 0 1,-14 0-141,-38 0 0,9 0 0,-6 0 0,8 0 0,-8 0 867,6 0-867,6 0 0,14 0 0,19 8 0,2 2 0,-7-5 0,48 13 0,-82-18 0,4 0 0,-5 0 0,1 0 0,-9 0 0,-1 0 0,14 0 0,8 0 0,47 0 0,-7 0 0,28 0 0,-48 0 0,-3 0 0,-23 0 0,2 0 0,1 0 0,-8 0 0,-5 0 0,-8 0 0</inkml:trace>
  <inkml:trace contextRef="#ctx0" brushRef="#br0" timeOffset="1282">1797 616 24575,'26'23'0,"25"8"0,-8-5 0,1 1 0,1 1 0,5 5 0,3 9 0,-45-32 0,-3 6 0,8-3 0,-8 5 0,7-7 0,-14-1 0,2-5 0,-5-2 0,-1 2 0,-9-1 0,-12 4 0,-6 0 0,-14 4 0,-7-1 0,-14 12 0,24-13 0,5 6 0,37-16 0</inkml:trace>
  <inkml:trace contextRef="#ctx0" brushRef="#br0" timeOffset="3704">2597 390 24575,'0'13'0,"0"35"0,0-5 0,0 27 0,0 0 0,0-4 0,0 28 0,0-28 0,0 4 0,0 0 0,0-16 0,0 4 0,0-24 0,0-20 0,-3 4 0,3-16 0,-3-6 0,3-23 0,0-10 0,-5-12 0,4 22 0,-5 6 0</inkml:trace>
  <inkml:trace contextRef="#ctx0" brushRef="#br0" timeOffset="5102">2541 605 22832,'5'-6'0,"0"1"852,0 0-852,3-3 292,-2 2-292,6-1 148,2 0-148,3 2 451,5-3-451,9 0 0,2-1 0,2 1 0,-11 4 0,12-4 0,-14 3 0,21-8 0,-18 4 0,-6 2 0,12-4 0,-2 10 0,52-6 0,-31 7 0,7-3 0,-1-1 0,-6 2 0,17-4 0,-39 3 0,-22 3 0,-2 0 0,-6 3 0,-1 4 0,0-1 0,0 2 0,1-3 0,2 41 0,0 22 0,0 22 0,0-26 0,0 1 0,0 17 0,0-29 0,0 2 0,0-1 0,0-1 0,0 41 0,0-32 0,0-3 0,0 0 0,0-4 0,0-16 0,0-16 0,0 14 0,0-28 0,0 0 0,-2-3 0,1 6 0,-4-5 0,2 3 0,0-5 0,-1 0 0,1-2 0,-7-3 0,1-5 0,1 1 0,3-1 0</inkml:trace>
  <inkml:trace contextRef="#ctx0" brushRef="#br0" timeOffset="10890">2632 1206 24575,'0'14'0,"7"46"0,-6-43 0,9 38 0,-10-49 0,5 1 0,-5-2 0,3 3 0,-3-2 0,0 1 0,0-1 0,2-1 0,1 0 0,4-2 0,2-1 0,-1 0 0,-1-1 0,5-1 0,3-4 0,-1 1 0,17-1 0,10 4 0,54 0 0,-36 0 0,15 0 0,-61 0 0,-5 0 0,2 0 0,4 0 0,-2 0 0,19 0 0,-19 0 0,30 0 0,-30-2 0,11 1 0,-13-6 0,-3 4 0,2-2 0,-1 0 0,-2 4 0,4-1 0,8 4 0,0-1 0,2 1 0,-7-4 0,-12-1 0,-2-3 0,-4 4 0,2-1 0,1 3 0</inkml:trace>
  <inkml:trace contextRef="#ctx0" brushRef="#br0" timeOffset="12952">3092 708 24575,'-20'-3'0,"3"0"0,12 3 0,-3 0 0,2 0 0,-4 0 0,7 3 0,-2 2 0,0 3 0,4 0 0,-4 4 0,5-5 0,0 2 0,0 1 0,0-3 0,3 15 0,-3-14 0,3 10 0,-3-8 0,0-4 0,0 9 0,0-9 0,0 4 0,3 5 0,1 1 0,0 6 0,2-5 0,-1-5 0,1-1 0,-1-3 0,1 10 0,-3-8 0,1 6 0,-1-6 0,-3-5 0,2 5 0,-2-4 0,3 1 0,-3 9 0,0-6 0,0 8 0,0-10 0,0 0 0,0-3 0,0 3 0,0-3 0,0 13 0,-5-8 0,2 4 0,-7-9 0,1-5 0,1 0 0,-7 0 0,0 0 0,1 0 0,-29 0 0,31 0 0,-31 0 0,36 0 0,-6 0 0,7-3 0,3 0 0,1 0 0,2 1 0</inkml:trace>
  <inkml:trace contextRef="#ctx0" brushRef="#br0" timeOffset="14827">3580 846 24575,'34'0'0,"25"0"0,-5 0 0,4 0 0,-32 0 0,-5 0 0,-1-4 0,6 3 0,2-2 0,16 3 0,7 0 0,11-4 0,5 1 0,33 1 0,-30-5 0,-5 0 0,-4 5 0,-3-5 0,21 7 0,-19 0 0,33 0 0,-59 0 0,-20 0 0,-12 0 0,-17 0 0,12 0 0,-2 0 0</inkml:trace>
  <inkml:trace contextRef="#ctx0" brushRef="#br0" timeOffset="15727">4705 684 24575,'5'5'0,"1"8"0,2-4 0,13 19 0,19-5 0,16 5 0,-3-5 0,0-3 0,0-2 0,19 13 0,-64-27 0,-3 3 0,-2-4 0,-3 12 0,-17 7 0,6-1 0,-12-1 0,5-12 0,4-2 0,-1 0 0,5-1 0,0 0 0,-4 2 0,-3 0 0,-5 1 0,8 0 0,0-2 0,6-3 0,3 2 0,2-4 0,1 1 0</inkml:trace>
  <inkml:trace contextRef="#ctx0" brushRef="#br0" timeOffset="18427">3958 85 24575,'0'16'0,"3"-9"0,-3 11 0,5-8 0,-5 1 0,3 10 0,-3-3 0,0-1 0,0-1 0,2-10 0,-1-4 0,1-4 0,-2-4 0,0-12 0,0 2 0,0-2 0,0-5 0,0 13 0,0-11 0,0 12 0,2-3 0,1 6 0,0-2 0,12-4 0,-10 5 0,20-15 0,-10 13 0,2-5 0,3 11 0,-13 3 0,5-2 0,-7 1 0,2-1 0,2 2 0,-1 0 0,-1-3 0,-4 3 0,-1-3 0</inkml:trace>
  <inkml:trace contextRef="#ctx0" brushRef="#br0" timeOffset="19777">4077 236 24575,'-3'8'0,"1"2"0,2-5 0,0 5 0,0-4 0,0 4 0,0-4 0,0 6 0,0-6 0,25 13 0,-16-14 0,24 5 0,-27-13 0,9-3 0,-9 3 0,2-4 0,-6-13 0,-2 4 0,0-7 0,0 13 0,0 5 0,-2-1 0,1 1 0,-6 0 0,4 2 0,-5 1 0,5 2 0,1 0 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1:07:54.34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0 322 24575,'8'0'0,"10"-3"0,12 2 0,-1-5 0,5 2 0,-12 1 0,46-1 0,-11 4 0,2 0 0,-1 0 0,-1 0 0,3 0 0,-37 0 0,-13 0 0,11 0 0,-13 0 0,5-2 0,-3 2 0,-1-3 0,8 3 0,-7 0 0,16 0 0,-7 0 0,20 0 0,8-3 0,-13 2 0,20-3 0,-42 4 0,13 0 0,-19 0 0,2 0 0,-3 0 0,2 0 0,-1 0 0,2-2 0,1 1 0,0-1 0,4 2 0,-5 0 0,0 0 0,-3 0 0,8 0 0,2-3 0,18 2 0,-13-3 0,6 4 0,-18 0 0,2 0 0,-4 0 0,1 0 0,7 0 0,5 0 0,2 0 0,-2 0 0,-9 0 0,5 0 0,1 0 0,4 0 0,-7 0 0,-5 0 0,-3 0 0,3 0 0,15 0 0,-3 0 0,25 0 0,-23 0 0,6 0 0,-17 0 0,9 0 0,-2 0 0,3 0 0,-6 0 0,-10 0 0,8 0 0,5 0 0,0 0 0,2 0 0,-11 0 0,1 0 0,-3 0 0,-1 0 0,2 0 0,-3 0 0,3 0 0,-3 0 0,7 0 0,3 0 0,15 0 0,-5 0 0,31 0 0,9 0 0,-18 0 0,3 0 0,-42 0 0,-3 0 0,3 0 0,-5 0 0,-1 0 0</inkml:trace>
  <inkml:trace contextRef="#ctx0" brushRef="#br0" timeOffset="1439">1947 115 24575,'6'-3'0,"1"7"0,1 3 0,0 3 0,10 4 0,-2-6 0,24 23 0,-21-20 0,22 18 0,-33-24 0,12 7 0,-11 7 0,-4-8 0,0 19 0,-5-20 0,0 9 0,-3-3 0,-22 12 0,11-11 0,-24 14 0,23-26 0,-4 6 0,10-8 0,1 0 0,0-1 0,-11 2 0,1 3 0,-2 3 0,11-4 0,5-2 0,6-7 0</inkml:trace>
  <inkml:trace contextRef="#ctx0" brushRef="#br0" timeOffset="3599">2728 1 24575,'-20'4'0,"2"0"0,-36 32 0,10-7 0,-12 11 0,-2 2 0,1 6 0,-12 7 0,43-25 0,12-12 0,3 1 0,4-3 0,7-3 0,0-4 0,0 22 0,0-20 0,3 24 0,3-21 0,-2 1 0,8 9 0,-8-15 0,6 11 0,2-4 0,-3-6 0,6 8 0,-5-13 0,8 6 0,-5-2 0,10 2 0,-6-5 0,-1-1 0,3-5 0,-11 0 0,7 0 0,-1 0 0,6 0 0,30 0 0,-20 0 0,42 0 0,-44 0 0,9 0 0,-14 0 0,-12 0 0,7 0 0,-10 0 0,4-5 0,-1-7 0,0 3 0,1-7 0,-9 10 0,7-3 0,-7-2 0,5 2 0,1-9 0,1 1 0,1 1 0,0-4 0,-8 13 0,2-5 0,-2-6 0,-2 7 0,2-17 0,-3 20 0,0-8 0,0 9 0,0 1 0,-2-7 0,1 7 0,-11-9 0,4 4 0,-13-4 0,6 1 0,-1 2 0,3 3 0,2-1 0,3 4 0,0-6 0,3 6 0,0-7 0,0 7 0,-1-4 0,1 7 0,0-4 0,-3 1 0,0 1 0,-3-6 0,3 6 0,0-1 0,-2 2 0,4 3 0,-4-1 0,5-1 0,-11-1 0,0-2 0,-12-2 0,5 4 0,5-2 0,5 5 0,20-1 0,-4 2 0,8 0 0,-9 0 0</inkml:trace>
  <inkml:trace contextRef="#ctx0" brushRef="#br0" timeOffset="4590">2585 280 24575,'-3'5'0,"1"8"0,11 7 0,-5-4 0,22 18 0,-13-15 0,10 8 0,-10-11 0,4 4 0,-7-12 0,4 8 0,-9-12 0,-2-1 0,4 7 0,-6-8 0,4 4 0,-5-8 0</inkml:trace>
  <inkml:trace contextRef="#ctx0" brushRef="#br0" timeOffset="5571">2735 259 24575,'-5'3'0,"-1"2"0,3 3 0,-9 18 0,7-14 0,-8 14 0,7-18 0,1 0 0,0 0 0,-1-3 0,1 2 0,0-1 0,2 2 0,-10-2 0,11-1 0,-11 4 0,12-3 0,-3 4 0,3-5 0,-1 3 0,-1-3 0,-4 5 0,0-6 0,0 3 0,4-7 0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1:07:43.90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0 206 24575,'0'20'0,"4"7"0,-4-14 0,4 5 0,-4 0 0,0-8 0,0 8 0,0 1 0,0-7 0,0 4 0,0-6 0,0-2 0,0 3 0,0-3 0,0-8 0,0-9 0,0-5 0,0-1 0,0-2 0,0-7 0,0 4 0,0-2 0,0 12 0,0 2 0,0-1 0,4-1 0,-2 4 0,5-1 0,-2-1 0,1 2 0,1-4 0,-2 4-6784,10 3 6784,0 2 0,10 3 0,-10-2 0,-2 0 0,-8 0 0,-2 0 0,-1 0 0</inkml:trace>
  <inkml:trace contextRef="#ctx0" brushRef="#br0" timeOffset="1554">592 1 24575,'-12'2'0,"2"1"0,-15 4 0,14-1 0,-7 2 0,13-3 0,-10 16 0,3-4 0,-9 27 0,7-24 0,0 15 0,8-24 0,-2 10 0,4-2 0,0-1 0,0-2 0,4 14 0,0-12 0,0 30 0,0-23 0,4 9 0,3-7 0,1-11 0,4 4 0,-9-12 0,9 3 0,-10-3 0,7 2 0,-6-4 0,2 1 0,0-2 0,0-2 0,1 2 0,-1-4 0,0 1 0,-10-12 0,5 7 0,-8-7 0</inkml:trace>
  <inkml:trace contextRef="#ctx0" brushRef="#br0" timeOffset="2554">700 239 24575,'8'0'0,"5"0"0,9 0 0,-5 0 0,3-2 0,-7-2 0,4 0 0,6 1 0,1 3 0,-8-2 0,-1 1 0,-8-1 0,-1 2 0,2 0 0,7 0 0,22 0 0,-14 0 0,14 0 0,-31 0 0,-1 0 0,-2 0 0</inkml:trace>
  <inkml:trace contextRef="#ctx0" brushRef="#br0" timeOffset="3411">870 81 24575,'-3'62'0,"1"13"0,2 14 0,0-7 0,0-40 0,0-7 0,0-3 0,0-16 0,0 5 0,0-5 0,0-4 0,0 9 0,0-13 0,2 2 0,-1 0 0,1-4 0,3 9 0,-4-9 0,14 11 0,-11-10 0,10 5 0,-1-7 0,-4-2 0,15-1 0,-12-2 0,7 0 0,-9 0 0,6-7 0,-6 1 0,0-12 0,-7 7 0,-3 0 0,0 6 0</inkml:trace>
  <inkml:trace contextRef="#ctx0" brushRef="#br0" timeOffset="5133">1224 56 24575,'8'8'0,"0"0"0,0 0 0,6 2 0,-2-2 0,1 3 0,-3-3 0,-3 4 0,7-1 0,-7 4 0,4-2 0,-11 8 0,0-8 0,0 5 0,0 0 0,0-8 0,-6 32 0,4-28 0,-8 21 0,9-27 0,-6 2 0,6-2 0,-1 0 0,-1 4 0,3-6 0,-10 12 0,5-1 0,-5 1 0,4 3 0,3-17 0,0-2 0,3-6 0,0 0 0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1:08:04.46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106 42 24575,'0'13'0,"0"5"0,0 0 0,0 6 0,3-2 0,-2-6 0,3 12 0,2-12 0,-4 3 0,8 3 0,-9-13 0,5 7 0,-6-11 0,3 3 0,-3-7 0,0-32 0,0-12 0,0-29 0,-3 26 0,3 3 0,-3 31 0,3-2 0,0 6 0,0 3 0,-2 2 0,-5 11 0,-4 1 0,0 6 0,1-5 0,2-3 0,-6 0 0,-6 4 0,2-4 0,2 4 0,11-5 0,2 2 0,3 4 0,0-5 0,-4 7 0,0-8 0,1-3 0,8-9 0,2 0 0,5-7 0,-6 8 0,1-3 0,15-11 0,-11 8 0,41-16 0,-18 15 0,13-2 0,-18 6 0,-15 1 0,-7 4 0,-4 3 0,2 3 0,-2 2 0,3 11 0,2-6 0,2 16 0,-4-8 0,2-1 0,0 3 0,-2-13 0,14 12 0,-12-12 0,7 3 0,-10-5 0,1-5 0,-3 0 0,-1 0 0,-2-3 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1:09:34.68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1911 24575,'21'-9'0,"-9"6"0,14-10 0,-16 11 0,14-5 0,20 7 0,41 0 0,-10 0 0,-2-2 0,-48 2 0,-20-3 0,0 3 0,3 0 0,10 0 0,12 0 0,14 0 0,-14 0 0,-3 0 0,-20 0 0,4 0 0,-2 0 0,0 0 0,17 0 0,-7 0 0,17 0 0,-19 0 0,-3 0 0,-7 0 0,82 19-6784,-65-12 6784,61 15 0,-85-15 0,-7 36 0,5-24 0,-5 27 0,7-26 0,0-1 6784,0 30-6784,0 2 0,0 22 0,0-14 0,0 1 0,0 26 0,4 6 0,-1-3 0,-1-27 0,2-3 0,-1-9 0,-3-37 0,0 3 0,0-7 0,0 0 0,0 9 0,0-8 0,0 10 0,0-11 0,0 1 0,-3-5 0,0 0 0,-9 0 0,5 1 0,-5 4 0,2 9 0,6-5 0,-4 5 0,-9-4 0,8-10 0,-14 4 0,10-9 0,-4 0 0,-7 0 0,0 0 0,-6 0 0,14 0 0,-51 0 0,49 0 0,-38 0 0,48 0 0,2 0 0,-4 0 0,0 0 0,1 0 0,-1 0 0,-20 4 0,17-2 0,-27 7 0,25-8 0,-8 4 0,3-5 0,0 0 0,6 4 0,4-3 0,2 6 0,2-6 0,-4 1 0,4-2 0,-12 0 0,3 0 0,-35 0 0,28 0 0,-15 3 0,32-3 0,-12 5 0,6-9 0,-4 5 0,10-6 0</inkml:trace>
  <inkml:trace contextRef="#ctx0" brushRef="#br0" timeOffset="1965">479 2151 24575,'-5'-3'0,"1"0"0,-3 3 0,1 0 0,-7 0 0,3 3 0,-6 2 0,6 3 0,-15 16 0,14-12 0,-11 9 0,19-15 0,1 9 0,2-7 0,0 7 0,0-10 0,0 3 0,0-2 0,0 1 0,0 9 0,0 5 0,4 3 0,-2-2 0,7-6 0,-8 0 0,4-4 0,-3 6 0,-2-10 0,7 5 0,-5-5 0,5 2 0,-7-4 0,2 1 0,1 1 0,-3-2 0,3 1 0,-3 1 0,0-3 0,0 5 0,0 3 0,0-4 0,0 11 0,0-12 0,0 5 0,0-8 0,-3 0 0,3 0 0,-7 3 0,3-2 0,-1 1 0,0 1 0,5-3 0,-5 3 0,2-3 0,0 0 0,-2 3 0,0-2 0,-1-1 0,-4 0 0,4-5 0,-10 6 0,5-5 0,-12 5 0,-18 1 0,23 0 0,-17-4 0,35-3 0,-3-6 0,3 3 0,0 1 0</inkml:trace>
  <inkml:trace contextRef="#ctx0" brushRef="#br0" timeOffset="3838">1041 2280 24575,'16'0'0,"15"-7"0,-22 3 0,23-4 0,1-4 0,16 1 0,-2-2 0,-3 4 0,-18 9 0,-8 0 0,2 0 0,-11 0 0,3 0 0,4-3 0,14 2 0,42-2 0,-4 3 0,1 0 0,3 0 0,-18 0 0,0 0 0,16 0 0,-4 0 0,6-3 0,-22 3 0,-42-3 0,2 1 0,-2 1 0,28-1 0,-2 2 0,12 0 0,5 0 0,-13 0 0,-2 0 0,-13 0 0,-18 0 0</inkml:trace>
  <inkml:trace contextRef="#ctx0" brushRef="#br0" timeOffset="5304">2311 2052 24575,'28'9'0,"-17"-4"0,21 9 0,-25-8 0,2 2 0,-3-3 0,1 2 0,-1-3 0,1 3 0,-4-4 0,2 4 0,-4-1 0,3 2 0,-1-1 0,2-3 0,-4 5 0,-2-6 0,-9 13 0,2-7 0,-10 10 0,1-10 0,-15 9 0,12-12 0,-18 21 0,16-17 0,0 11 0,7-9 0,10-6 0,-1 3 0,-4 2 0,4-3 0,-17 11 0,7-7 0,-4 4 0,5-6 0,9-5 0,-4 0 0,8-2 0,1-3 0,6-3 0,0-2 0,-2 2 0,-1 0 0</inkml:trace>
  <inkml:trace contextRef="#ctx0" brushRef="#br0" timeOffset="7664">1306 1470 24575,'3'3'0,"1"2"0,-3 1 0,1 1 0,3 3 0,-2-1 0,5 6 0,-3-4 0,1 7 0,1 2 0,-3-5 0,2 3 0,-6-17 0,3-4 0,-3-5 0,0-3 0,0-1 0,0 3 0,4-6 0,0 6 0,6-6 0,-7 9 0,9-12 0,-6 13 0,4-8 0,0 10 0,4 0 0,-5-1 0,9-2 0,-9 0 0,6-1 0,1 0 0,-4 4 0,1-3 0,-5 3 0,-2 0 0,1 1 0,1 2 0,-5 0 0,2 0 0</inkml:trace>
  <inkml:trace contextRef="#ctx0" brushRef="#br0" timeOffset="10017">1645 1685 24575,'0'26'0,"0"-5"0,0 4 0,3 7 0,-2-18 0,5 14 0,-6-26 0,5-1 0,-4-11 0,1-3 0,-2 4 0,0-6 0,0 9 0,0-4 0,0 2 0,0 2 0,0-1 0,5 1 0,-1-7 0,6 3 0,2-8 0,-4 11 0,2 0 0,-5 7 0,1 5 0,-3-1 0,4 8 0,1 1 0,0-1 0,4 0 0,-3-5 0,-1-1 0,2 4 0,-5-7 0,5 0 0,-6-6 0,0-10 0,-4 5 0,3-7 0,-3 9 0,2-2 0,1 1 0,-3-4 0,3 0 0,-3 0 0,0 1 0,0 4 0,0-4 0,0 5 0,2-1 0,-1 4 0,1 2 0</inkml:trace>
  <inkml:trace contextRef="#ctx0" brushRef="#br0" timeOffset="11601">1927 1765 24575,'18'0'0,"-10"0"0,12 0 0,-12 0 0,0 0 0,4 0 0,-3 0 0,1 0 0,-2 0 0,-3 0 0,0 0 0,3-4 0,-2 3 0,-1-4 0,-3 5 0</inkml:trace>
  <inkml:trace contextRef="#ctx0" brushRef="#br0" timeOffset="12489">2210 1617 24575,'9'30'0,"-2"-3"0,-7 0 0,0 1 0,0-12 0,0 11 0,0-19 0,0 4 0,0-10 0</inkml:trace>
  <inkml:trace contextRef="#ctx0" brushRef="#br0" timeOffset="14813">2887 1 23529,'3'8'0,"-4"7"516,0-8-516,-3 14 175,4-7-175,0 8 88,0 0-88,0 0 267,0 17-267,0-18 0,9 54 0,5 12 0,4 6 0,-2-8 0,-1-1 0,-2 10 0,-2-33 0,-10-17 0,5 3 0,-3-31 0,-2 4 0,2 0 0,-3-5 0,6 56 0,1 12 0,-3-27 0,2 24 0,1-5 0,-4-42 0,-2-15 0,3 17 0,-2-24 0,-2 10 0,3-5 0,-3 6 0,0 4 0,0-3 0,3 1 0,-2 9 0,2 5 0,-3 26 0,0-30 0,0 9 0,0 19 0,0-5 0,0 6 0,0 3 0,7 17 0,-3-30 0,0 1 0,4 42 0,-1-28 0,-4-14 0,-1-5 0,0-11 0,5 15 0,-6-44 0,1 11 0,1-8 0,-3 5 0,5-4 0,-2-5 0,0-1 0,1 1 0,-3 5 0,5 7 0,-6-4 0,4 7 0,-4-16 0,0 9 0,-3-13 0,3-5 0,-2-2 0,2-36 0,0 30 0,0-22 0</inkml:trace>
  <inkml:trace contextRef="#ctx0" brushRef="#br0" timeOffset="23403">3000 74 24575,'11'0'0,"1"0"0,-4 0 0,8 0 0,76 0 0,-27 0 0,0-3 0,8-1 0,-1 3 0,0 0-1253,-6-3 1,5 1 1252,22 2 0,12 1 0,-6 1-591,-27-1 0,-4 0 1,6 0 590,15 0 0,10 0 0,-1 0 0,-9 0 0,-15 0 0,-6 0 0,1 0 0,11 0 0,1 0 0,-12 0 0,14 0 0,-35 0 0,-41 0 0,-1 14 1666,-3 5-1666,-1 10 2611,-2 21-2611,2 6 0,3 6 0,2-1 0,0 2 0,-2 2 0,0-4 0,8 12 0,-13-7 0,0-3 0,0 17 0,0 6 0,0-29 0,0 0-460,0 24 0,0 5 460,0 0 0,0-2 0,0-21 0,0 2 0,0 5 0,0 5 0,0-8 0,0 33 0,0-34 0,0-2 0,6 4 0,-5-24 0,7-2 0,-8-31 0,6 17 920,-5-13-920,5 5 0,-2 4 0,-1-6 0,0 17 0,-3-15 0,0 12 0,0 18 0,0-7 0,0 49 0,0-38 0,0 38 0,0-50 0,0 6 0,0-35 0,0-7 0,0 7 0,0 4 0,0-1 0,0-1 0,0-12 0,0-1 0</inkml:trace>
  <inkml:trace contextRef="#ctx0" brushRef="#br0" timeOffset="24708">3347 3069 24575,'16'0'0,"13"0"0,41 0 0,10 0 0,-15 0 0,1 0 0,29 0 0,-43-2 0,3-2 0,5-7 0,-1-1 0,38-7 0,-7-4 0,-3 1 0,-16 9 0,22-9 0,-31 22 0,-13 0 0,16 0 0,2 0 0,4 0 0,-2 0 0,14 0 0,-7 0 0,-17 0 0,-2 0 0,34 0 0,-7 0 0,-27 0 0,-53 0 0</inkml:trace>
  <inkml:trace contextRef="#ctx0" brushRef="#br0" timeOffset="27330">3471 506 24575,'3'6'0,"-1"-1"0,-2 2 0,0 7 0,0 0 0,0 3 0,0-5 0,0 37 0,0 0 0,0 24 0,0-20 0,0-17 0,0-17 0,0-12 0,0-21 0,11-54 0,4-15 0,1-6 0,-2 9 0,0 6 0,-5 31 0,-6 37 0,-3-2 0,3 3 0,-1 7 0,5 7 0,19 41 0,-1 4 0,13 31 0,-17-37 0,-4-11 0,-9-27 0,-3-7 0,2 4 0,-1-8 0,4 0 0,-4-5 0,11-8 0,-4-1 0,4-10 0,-7 7 0,-1 0 0,1-1 0,-3 9 0,11-18 0,-13 20 0,9-10 0,-11 30 0,-1-1 0,-2 29 0,4-11 0,-3-1 0,2-11 0,-1-6 0,-1 0 0,1 10 0,5-4 0,-5 3 0,5-4 0,-4 0 0,-2-6 0,5 3 0,-6-8 0,5 5 0,-2-1 0,0 6 0,1-7 0,-3-3 0,1-5 0</inkml:trace>
  <inkml:trace contextRef="#ctx0" brushRef="#br0" timeOffset="28757">4165 506 24575,'-6'5'0,"3"1"0,1 9 0,0-5 0,-1 11 0,0-5 0,-5 15 0,-2 42 0,2-35 0,-1 22 0,7-57 0,8 3 0,26 1 0,-13-1 0,27 3 0,-29-8 0,9 2 0,-9-3 0,-3 0 0,0-10 0,-7 7 0,10-12 0,-11 14 0,6 1 0,-6 1 0,9 7 0,-7-7 0,5 2 0,0-3 0,-6 0 0,14-3 0,-16 2 0,5-2 0</inkml:trace>
  <inkml:trace contextRef="#ctx0" brushRef="#br0" timeOffset="31179">3606 1360 24575,'0'8'0,"0"10"0,0 1 0,0 3 0,0-4 0,0-9 0,0 1 0,0-5 0,0 2 0,0-1 0,-10 31 0,5-26 0,-6 18 0,8-36 0,3-8 0,0-13 0,0 11 0,0-5 0,0 12 0,0 4 0,0-4 0,0 4 0,0 1 0,3-3 0,-1 2 0,1-1 0,7-3 0,-6 3 0,10-11 0,-5 9 0,3-5 0,-4 9 0,0 2 0,2 3 0,-4 0 0,4 0 0,-5 0 0,13 8 0,-10-6 0,10 9 0,-3-4 0,-7-1 0,8 4 0,-11 5 0,0-7 0,1 18 0,-3-18 0,3 7 0,-5-8 0,1 2 0,-4 1 0,-4-2 0,-6 2 0,2-7 0,-4 4 0,1-4 0,3 0 0,-15 5 0,17-4 0,-12 5 0,12-4 0,-1 0 0,-1-2 0,4-1 0,-1 0 0,1 1 0,1 3 0,4-4 0,4 1 0,1-3 0,0 0 0</inkml:trace>
  <inkml:trace contextRef="#ctx0" brushRef="#br0" timeOffset="32508">3991 1545 24575,'23'0'0,"-11"0"0,22 0 0,-24 0 0,8 0 0,-12 0 0,1 0 0,3-5 0,-4 2 0,4-3 0,-5-1 0,-2 4 0,0-5 0,-1 1 0,-2 1 0,0-2 0,-3 3 0,1-1 0,-15 3 0,-1 3 0,-5 3 0,5 3 0,10-1 0,5 2 0,1-1 0,2 2 0,0-1 0,0-1 0,0 4 0,0-4 0,0 3 0,0-3 0,0 2 0,0-3 0,2 2 0,3 2 0,3 1 0,3 0 0,-1-4 0,6 2 0,23-2 0,-18-1 0,18 5 0,-33-9 0,7 4 0,-8-10 0,1 4 0,-4-4 0</inkml:trace>
  <inkml:trace contextRef="#ctx0" brushRef="#br0" timeOffset="36679">4547 1449 24575,'-5'-3'0,"-8"-2"0,6 5 0,-8-3 0,10 3 0,-13 4 0,7-1 0,-13 8 0,10-7 0,-3 5 0,4-4 0,8 1 0,0 4 0,5-5 0,0 5 0,0-2 0,0 0 0,0 2 0,0 15 0,0-10 0,0 10 0,0-15 0,0-4 0,0 2 0,16 11 0,-10-13 0,16 13 0,-8-19 0,2 3 0,-1-3 0,5 0 0,-13 0 0,6 0 0,-5 0 0,-3 0 0,8 0 0,1 0 0,17 0 0,-8 0 0,10 0 0,-23 0 0,0 0 0</inkml:trace>
  <inkml:trace contextRef="#ctx0" brushRef="#br0" timeOffset="38462">3472 2199 24575,'2'-1'0,"4"14"0,3-2 0,8 27 0,4-4 0,-5-2 0,-2 0 0,-12-23 0,-2 0 0,-2-6 0,-3-7 0,-4-3 0,4-3 0,0 4 0,5 4 0</inkml:trace>
  <inkml:trace contextRef="#ctx0" brushRef="#br0" timeOffset="39594">3479 2167 24575,'7'-6'0,"12"0"0,-6 3 0,13-4 0,-6 6 0,10-2 0,-11 3 0,4 0 0,-18 0 0,5 4 0,-4 0 0,-1 3 0,0 1 0,-5 5 0,10 2 0,-6 1 0,6-5 0,-8-4 0,3-2 0,-2 0 0,2 3 0,-2-2 0,-1 1 0,3 10 0,-4-9 0,4 9 0,-8-9 0,3-3 0,-5 3 0,2-3 0,-7 0 0,1-2 0,-1-1 0,2-2 0,1 3 0,-2 2 0,-4-2 0,5 4 0,-2-6 0,7 1 0,0-2 0</inkml:trace>
  <inkml:trace contextRef="#ctx0" brushRef="#br0" timeOffset="41223">4019 2310 24575,'10'-8'0,"-1"3"0,4-1 0,-1 2 0,2-4 0,-3-1 0,-4-13 0,-4 11 0,-6-6 0,-2 14 0,-21 1 0,13 4 0,-15 1 0,19 2 0,1 0 0,3 1 0,2-1 0,-1 0 0,3 3 0,-8 5 0,9-3 0,-6 5 0,5-7 0,-1 0 0,2 4 0,0-5 0,0 3 0,4-5 0,2 2 0,2-1 0,0 4 0,-3-4 0,5 4 0,-1-7 0,9 2 0,10-2 0,-3-2 0,10 6 0,-17-6 0,-2 2 0,-6-3 0,-4 0 0,-1 0 0,-2 0 0</inkml:trace>
  <inkml:trace contextRef="#ctx0" brushRef="#br0" timeOffset="42967">4333 2242 24575,'-3'8'0,"3"-3"0,5 5 0,1-6 0,4 3 0,-2 0 0,3 2 0,-3 1 0,4 0 0,-6-6 0,6 0 0,-6-1 0,4 2 0,-4 1 0,1-1 0,-1-3 0,1-2 0,-1 0 0,1 0 0,-1 0 0,1-2 0,1-1 0,3-5 0,-1 2 0,-2 1 0,7-8 0,-9 6 0,9-11 0,-9 9 0,9-6 0,-5 7 0,3-3 0,-8 4 0,-2 1 0,-1 1 0,-1 0 0,8-3 0,-7 4 0,5 0 0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1:08:46.29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30 1 24575,'-11'34'0,"1"-4"0,6-5 0,0 1 0,4-8 0,0 49 0,0-6 0,0 25 0,0-28 0,0-3 0,0 0 0,7 9 0,-6 35 0,9-50 0,-9-19 0,3 10 0,1 8 0,-4 0 0,16 22 0,-15-16 0,14 21 0,-14-45 0,13 29 0,-12-38 0,7 18 0,-10-7 0,0-18 0,0 51 0,0-28 0,0 33 0,0-17 0,0-22 0,0 8 0,2-29 0,-1 16 0,1-16 0,-2 6 0,0-11 0,0 0 0,0 8 0,0-5 0,0 12 0,0-14 0,0 7 0,0-8 0,0 0 0,0 5 0,0-4 0,0 9 0,0-9 0,0 4 0,0-5 0,0 0 0,0 3 0,0-2 0,0 11 0,0-9 0,0 5 0,0-10 0</inkml:trace>
  <inkml:trace contextRef="#ctx0" brushRef="#br0" timeOffset="1450">94 1882 24575,'15'0'0,"28"-7"0,11 0 0,-6-2 0,-11 4 0,-31 5 0,8 0 0,-5 0 0,27 0 0,-13 0 0,10 0 0,-17 0 0,8-16 0,-15 9 0,17-10 0,-19 15 0,10-1 0,43 2 0,-26-3 0,49 4 0,-33 0 0,-11 0 0,-2 0 0,-20 0 0,-1 0 0,42 0 0,-34 0 0,30 0 0,-45 0 0,5 0 0,-4 0 0,-4 0 0,1 3 0,6-3 0,47 2 0,-26-2 0,38 0 0,-48 0 0,-2 0 0,-8 0 0,-7 0 0,-4 0 0,-1 0 0</inkml:trace>
  <inkml:trace contextRef="#ctx0" brushRef="#br0" timeOffset="2597">1230 1652 24575,'0'7'0,"0"-1"0,9 12 0,-2-8 0,8 8 0,-7-7 0,0-1 0,5 5 0,-6-6 0,6 10 0,-8-9 0,1 2 0,-1 0 0,-2-3 0,-1 2 0,-2-4 0,0-2 0,-7 8 0,3-5 0,-22 19 0,14-19 0,-27 28 0,28-29 0,-13 13 0,20-14 0,0-1 0,1 3 0,-4-1 0,0-3 0,-3 5 0,5-8 0,2 4 0,1-5 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1:08:10.08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172 16 24575,'0'-8'0,"-3"5"0,0-2 0,-12 5 0,5 0 0,-11 2 0,12 4 0,-3 6 0,8-2 0,-1 6 0,5-7 0,0 12 0,0-11 0,0 8 0,0-10 0,0 0 0,3 6 0,11 46 0,-8-35 0,7 45 0,-13-57 0,0 6 0,0-9 0,0-5 0,-2 2 0,1-3 0,-1 0 0</inkml:trace>
  <inkml:trace contextRef="#ctx0" brushRef="#br0" timeOffset="618">1 289 24575,'5'0'0,"0"0"0,5-2 0,4-2 0,6-3 0,7-1 0,14-2 0,-20 5 0,6 0 0</inkml:trace>
  <inkml:trace contextRef="#ctx0" brushRef="#br0" timeOffset="1970">356 377 24575,'-3'10'0,"0"-1"0,-2 1 0,2-2 0,1-3 0,2 8 0,0-6 0,-4 14 0,4-9 0,-4 5 0,4-5 0,7 1 0,-1-4 0,7 3 0,-5-6 0,24-1 0,-21-3 0,21-7 0,-29 2 0,2-15 0,-3 10 0,1-10 0,0 12 0,2-1 0,-5-3 0,5 3 0,-5-7 0,3 7 0,-3-5 0,0 6 0,0-2 0,-3 3 0,-7-1 0,0 0 0,-4 2 0,6 2 0,1 2 0,1 0 0,1 0 0,2 0 0</inkml:trace>
  <inkml:trace contextRef="#ctx0" brushRef="#br0" timeOffset="3198">680 2 24575,'0'14'0,"-2"-3"0,2 6 0,-12 14 0,9-16 0,-6 17 0,9-16 0,0-2 0,0 5 0,0-8 0,5 6 0,-2-8 0,5 3 0,16 20 0,-14-18 0,15 16 0,-17-25 0,2-12 0,-1 2 0,11-11 0,-12 9 0,5-8 0,-11 9 0,-2 1 0,0 3 0</inkml:trace>
  <inkml:trace contextRef="#ctx0" brushRef="#br0" timeOffset="3734">877 151 24575,'27'0'0,"-8"0"0,36 0 0,-32 0 0,32 0 0,2 0 0,-21 0 0,13 0 0,-47 0 0</inkml:trace>
  <inkml:trace contextRef="#ctx0" brushRef="#br0" timeOffset="4522">1099 36 24575,'0'10'0,"0"-2"0,0 4 0,0-5 0,0 7 0,0 0 0,0-2 0,0 19 0,0-21 0,0 18 0,0-22 0,0 4 0,0-2 0,0-2 0,2 3 0,14 1 0,-1-4 0,7-1 0,-9-5 0,-6 0 0,8 0 0,-6 0 0,6 0 0,-7 0 0,-3 0 0,0 0 0,-2 0 0,0 0 0</inkml:trace>
  <inkml:trace contextRef="#ctx0" brushRef="#br0" timeOffset="6548">1372 16 24575,'5'10'0,"0"-4"0,2 2 0,29 8 0,-19-10 0,23 14 0,-31-15 0,3 8 0,-9-7 0,2 6 0,-5-4 0,0 5 0,0-2 0,0 2 0,0-3 0,0 0 0,0-1 0,0 3 0,-4 2 0,1 0 0,-1 0 0,2-7 0,2-1 0,-3-1 0,3 0 0,-3 0 0,3-2 0,0-1 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1:09:30.51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36 0 24575,'-8'10'0,"-1"14"0,0 1 0,3 19 0,2-18 0,4 11 0,0-20 0,0 8 0,0 46 0,7-11 0,-3 19 0,1 5 0,3-31 0,0 5 0,-1 17 0,-2 16 0,1-1 0,0-17 0,3-21 0,0-2 0,-3 34 0,-2 10 0,2-49 0,0-55 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1:09:24.82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1 153 24575,'13'0'0,"-6"0"0,6 0 0,-8 0 0,1 0 0,9 0 0,1-4 0,3 3 0,8-2 0,3 3 0,5 0 0,0 0 0,23 0 0,-33 0 0,48 0 0,-39 0 0,25 0 0,4 0 0,34 0 0,-40 0 0,13 0 0,-51-2 0,-8 1 0,8-1 0,-11-1 0,12 3 0,-9-3 0,18 3 0,-17 0 0,48 0 0,9 0 0,-23 0 0,21 0 0,-1 0 0,-28 0 0,4 0 0,9 1 0,0 1 0,-5-2 0,33 2 0,-64-2 0,45 0 0,-3 0 0,0 0 0,3 0 0,20 0 0,-13 0 0,-30 0 0,-19 0 0,-8 0 0,6 0 0,-6 0 0,10 0 0,-6 0 0,17 0 0,-24 0 0,6 0 0</inkml:trace>
  <inkml:trace contextRef="#ctx0" brushRef="#br0" timeOffset="1523">1981 1 24575,'21'21'0,"-7"-9"0,-2 6 0,-7-10 0,0 0 0,0 0 0,1-5 0,1 4 0,-3-4 0,3 5 0,-2-1 0,8 3 0,-3-1 0,5 3 0,-9-6 0,4 1 0,-4 1 0,-1-2 0,0 4 0,-3 5 0,1-1 0,-3 2 0,-5-4 0,-13 0 0,-1 2 0,-8-1 0,10-3 0,-4-4 0,7 2 0,-49 31 0,38-21 0,-29 20 0,46-31 0,5-4 0,1-1 0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1:09:06.58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150 57 24575,'-51'46'0,"15"-12"0,18-24 0,13-8 0,-3 5 0,-4-5 0,4-1 0,-2-2 0,8-9 0,2 4 0,0-14 0,7 4 0,11-11 0,-5 11 0,6-1 0,-14 11 0,1-4 0,1 4 0,-1 1 0,1 0 0,-1 5 0,1-5 0,-1 5 0,4-5 0,-4 4 0,9-1 0,-6 2 0,5 0 0,-6 0 0,-3 5 0,5 3 0,-4 0 0,13 12 0,-11-12 0,6 8 0,0-1 0,-6-7 0,9 17 0,-10-17 0,1 8 0,0-11 0,-3 0 0,3 0 0,-3 0 0,0 1 0,1-1 0,-1-2 0,0 1 0,0-3 0,0 1 0,-2-2 0,0 0 0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1:08:56.41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66 1 22249,'-10'4'0,"1"5"1128,2-1-1128,-1 4 391,5-6-391,-5 12 199,4-8-199,0 14 608,0-12-608,3 1 0,-4-3 0,5-4 0,-3 2 0,3-3 0,0 8 0,0-6 0,0 11 0,0-10 0,0 8 0,0-8 0,0 2 0,0-2 0,0-3 0,0 5 0,0-4 0,0 4 0,3-2 0,-3 0 0,7 2 0,-1-2 0,2 0 0,2 2 0,-4-4 0,1 1 0,3 1 0,-4-2 0,4 1 0,-4-2 0,-4 1 0,3-1 0,10 7 0,2-4 0,10 5 0,-5-6 0,1-7 0,-9 2 0,9-9 0,-15 6 0,10-2 0,-5 0 0,-4 3 0,3-5 0,-4 2 0,-3 0 0,5 1 0,-2 2 0,3 0 0,-1-3 0,-2 3 0,2-3 0,-2 3 0,3 0 0,-3-2 0,2-3 0,-5-1 0,3-2 0,7 3 0,-7-1 0,10-1 0,-12 1 0,-1-4 0,-3 4 0,2-10 0,-4 9 0,4-8 0,-2 6 0,-1 1 0,3-2 0,-3 2 0,1-3 0,1 1 0,-3 1 0,2-6 0,-2-3 0,0 3 0,0-6 0,0 15 0,-2-4 0,-1 5 0,-2-1 0,-1-1 0,4 1 0,-3-4 0,0 4 0,-1-2 0,-2 3 0,5 0 0,-4-3 0,3 4 0,-3-3 0,1 4 0,1-2 0,0 2 0,0-2 0,-3 5 0,2-3 0,-6 1 0,-3 1 0,1-1 0,-18 2 0,20 0 0,-19 0 0,23-2 0,-5 1 0,-5-1 0,2 2 0,-30 0 0,26 0 0,-9 0 0,26 0 0</inkml:trace>
  <inkml:trace contextRef="#ctx0" brushRef="#br0" timeOffset="1460">122 75 24575,'0'15'0,"5"0"0,-2-9 0,19 19 0,-10-14 0,8 12 0,-10-13 0,-4-4 0,1 1 0,1 1 0,-2-2 0,3 3 0,-3-3 0,2 2 0,6 4 0,-6-7 0,11 11 0,-13-12 0,4 3 0,11 14 0,-9-14 0,18 19 0,-2-3 0,4 4 0,-5-2 0,-8-10 0,-16-16 0,-1-7 0,-2 2 0,-2-4 0,1 4 0,-1 1 0,2 3 0</inkml:trace>
  <inkml:trace contextRef="#ctx0" brushRef="#br0" timeOffset="2597">347 86 24575,'-6'8'0,"-1"2"0,7-2 0,-3 8 0,-1 0 0,-7 11 0,2-12 0,-8 6 0,6-7 0,0-2 0,-4 11 0,9-15 0,-4 8 0,7-11 0,1 0 0,-8 7 0,6-5 0,-6 3 0,7-8 0</inkml:trace>
  <inkml:trace contextRef="#ctx0" brushRef="#br0" timeOffset="3607">210 543 24575,'0'38'0,"0"-4"0,7 58 0,-6-47 0,6 15 0,-5-45 0,-1-9 0,1 2 0,-2-1 0,-2-3 0,1-2 0,-1-10 0,2 2 0,0-9 0,0 11 0,0-3 0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1:09:18.37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66 39 24575,'-6'5'0,"1"5"0,3-1 0,1 1 0,-4 6 0,4-9 0,-5 6 0,-1 2 0,2-7 0,-5 18 0,7-16 0,-4 14 0,3-10 0,1 0 0,3-2 0,0-6 0,0 4 0,0-2 0,0 17 0,0-13 0,0 13 0,2-19 0,6 11 0,-4-9 0,12 18 0,-12-18 0,22 5 0,-15-11 0,9-2 0,-13 0 0,-1 0 0,-4 0 0,1 0 0</inkml:trace>
  <inkml:trace contextRef="#ctx0" brushRef="#br0" timeOffset="988">215 240 24575,'5'-5'0,"3"-3"0,-2 3 0,1-1 0,-2 4 0,7 2 0,-5 0 0,8 0 0,-9 0 0,19-4 0,-13 4 0,15-4 0,-19 2 0,-1-1 0,1-5 0,-2 5 0,1-2 0,-4 5 0,-1 0 0</inkml:trace>
  <inkml:trace contextRef="#ctx0" brushRef="#br0" timeOffset="2104">323 74 24575,'-2'12'0,"1"-1"0,-1 0 0,2-4 0,0-1 0,0-1 0,-2 2 0,1-1 0,-4 4 0,2 0 0,0-1 0,1 3 0,0-4 0,1 0 0,-1 24 0,4-18 0,1 15 0,10-20 0,2-6 0,19 6 0,-11-8 0,3 5 0,-12-6 0,-7 0 0,2-3 0,1-2 0,-6-1 0,8-4 0,-11 7 0,4-2 0</inkml:trace>
  <inkml:trace contextRef="#ctx0" brushRef="#br0" timeOffset="3811">655 1 24575,'0'5'0,"0"5"0,0-4 0,0 6 0,0-6 0,3 12 0,-3-11 0,5 9 0,0-9 0,-1-1 0,0 2 0,-4-3 0,2 2 0,-1-1 0,5 12 0,-2-2 0,0 6 0,0 23 0,-4-28 0,-3 20 0,3-32 0,-5 2 0,4-1 0,-11 6 0,7-5 0,-8 2 0,-26 8 0,26-9 0,-25 9 0,32-12 0,7-19 0,-3 12 0,6-15 0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01:09:08.67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310 40 24575,'-3'-8'0,"-2"-2"0,-1 4 0,-1 1 0,-9-1 0,1 5 0,-2-2 0,2 3 0,7 0 0,-3 0 0,1 5 0,1-2 0,-1 9 0,-3-1 0,5 0 0,-4 1 0,11-6 0,-1 4 0,2-2 0,0 2 0,0 9 0,0-9 0,0 12 0,0-13 0,0 4 0,0 5 0,0-11 0,3 17 0,-2-15 0,9 13 0,-8-13 0,5 4 0,-7-7 0,0-1 0,0 0 0,0 0 0,0 8 0,0-3 0,0 4 0,-3-2 0,0-4 0,0 3 0,-1-4 0,-2-6 0,1-2 0,-1 1 0,2 0 0,1 3 0,-3-3 0,1-3 0,2 0 0,1 1 0</inkml:trace>
  <inkml:trace contextRef="#ctx0" brushRef="#br0" timeOffset="1137">1 216 24575,'24'0'0,"3"0"0,-9-3 0,0 2 0,2-2 0,-9 3 0,0 0 0,7-4 0,-11 3 0,11-4 0,-12-1 0,1 3 0,-1-2 0,1 5 0,-1 0 0,1 0 0,1 0 0,6 0 0,5 0 0,5 0 0,-7 0 0,-1 0 0,-11 0 0,1 0 0,-4 0 0</inkml:trace>
  <inkml:trace contextRef="#ctx0" brushRef="#br0" timeOffset="3130">287 406 24575,'0'17'0,"0"3"0,0 0 0,0-2 0,0 5 0,0-14 0,0 3 0,0-16 0,0-8 0,0-3 0,2-6 0,-1 13 0,1-5 0,-2 7 0,2-1 0,1 4 0,5 5 0,21 25 0,-14-7 0,14 10 0,-21-18 0,2-2 0,-4-4 0,4 2 0,-5-6 0,10-5 0,-7 2 0,15-7 0,-16 4 0,5-4 0,-9 3 0,-1 0 0,-2-3 0,0 2 0,0-1 0,0-1 0,0 2 0,0-6 0,0 3 0,0-2 0,0 1 0,0 2 0,0 0 0,0-2 0,0 4 0,0 1 0,0 2 0</inkml:trace>
  <inkml:trace contextRef="#ctx0" brushRef="#br0" timeOffset="4126">617 485 24575,'2'5'0,"1"-2"0,3-1 0,7-2 0,9 0 0,7 0 0,2 0 0,-1-3 0,-14 0 0,-1-1 0,-12 1 0,-1 3 0</inkml:trace>
  <inkml:trace contextRef="#ctx0" brushRef="#br0" timeOffset="4951">885 393 24575,'8'7'0,"-5"0"0,9 11 0,-8-4 0,3 0 0,-5-4 0,-2-2 0,0-2 0,0 3 0,0-3 0,0 6 0,0-5 0,0 10 0,0-11 0,3 2 0,-3-6 0,3-5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7D343C-3D36-46A9-A093-CB0EFF2CCD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1785</Words>
  <Characters>10175</Characters>
  <Application>Microsoft Office Word</Application>
  <DocSecurity>0</DocSecurity>
  <Lines>84</Lines>
  <Paragraphs>23</Paragraphs>
  <ScaleCrop>false</ScaleCrop>
  <Company/>
  <LinksUpToDate>false</LinksUpToDate>
  <CharactersWithSpaces>11937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Zheng, Stanley</dc:creator>
  <cp:keywords/>
  <dc:description/>
  <cp:lastModifiedBy>Tung, Michael K.</cp:lastModifiedBy>
  <cp:revision>2</cp:revision>
  <cp:lastPrinted>2024-03-18T23:44:00Z</cp:lastPrinted>
  <dcterms:created xsi:type="dcterms:W3CDTF">2024-08-25T22:24:00Z</dcterms:created>
  <dcterms:modified xsi:type="dcterms:W3CDTF">2024-08-25T22:24:00Z</dcterms:modified>
</cp:coreProperties>
</file>